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428D" w14:textId="5505E022" w:rsidR="00CB4101" w:rsidRPr="006D738E" w:rsidRDefault="0072094F" w:rsidP="001B4BD0">
      <w:pPr>
        <w:ind w:left="0" w:firstLine="0"/>
        <w:rPr>
          <w:b/>
          <w:bCs/>
          <w:sz w:val="36"/>
          <w:szCs w:val="36"/>
        </w:rPr>
      </w:pPr>
      <w:r>
        <w:rPr>
          <w:b/>
          <w:bCs/>
          <w:sz w:val="36"/>
          <w:szCs w:val="36"/>
        </w:rPr>
        <w:t xml:space="preserve">                                      </w:t>
      </w:r>
      <w:r w:rsidR="00FA1727">
        <w:rPr>
          <w:b/>
          <w:bCs/>
          <w:sz w:val="36"/>
          <w:szCs w:val="36"/>
        </w:rPr>
        <w:t xml:space="preserve"> </w:t>
      </w:r>
      <w:r w:rsidR="00937C77" w:rsidRPr="006D738E">
        <w:rPr>
          <w:b/>
          <w:bCs/>
          <w:sz w:val="36"/>
          <w:szCs w:val="36"/>
        </w:rPr>
        <w:t>PROJECT REPORT</w:t>
      </w:r>
    </w:p>
    <w:p w14:paraId="168B0852" w14:textId="373AC5DF" w:rsidR="00CB4101" w:rsidRDefault="00937C77" w:rsidP="00251240">
      <w:pPr>
        <w:jc w:val="center"/>
      </w:pPr>
      <w:r>
        <w:rPr>
          <w:sz w:val="36"/>
        </w:rPr>
        <w:t>ON</w:t>
      </w:r>
    </w:p>
    <w:p w14:paraId="6ECAF73F" w14:textId="64C5C584" w:rsidR="00CB4101" w:rsidRDefault="00937C77" w:rsidP="00251240">
      <w:pPr>
        <w:jc w:val="center"/>
      </w:pPr>
      <w:r>
        <w:rPr>
          <w:sz w:val="36"/>
        </w:rPr>
        <w:t xml:space="preserve">“REASONING </w:t>
      </w:r>
      <w:proofErr w:type="gramStart"/>
      <w:r>
        <w:rPr>
          <w:sz w:val="36"/>
        </w:rPr>
        <w:t>GAME ”</w:t>
      </w:r>
      <w:proofErr w:type="gramEnd"/>
    </w:p>
    <w:p w14:paraId="7B7C1455" w14:textId="12373A10" w:rsidR="00CB4101" w:rsidRDefault="00937C77" w:rsidP="00251240">
      <w:pPr>
        <w:jc w:val="center"/>
      </w:pPr>
      <w:r>
        <w:rPr>
          <w:color w:val="2E75B5"/>
          <w:sz w:val="32"/>
        </w:rPr>
        <w:t xml:space="preserve">Submitted in partial </w:t>
      </w:r>
      <w:proofErr w:type="spellStart"/>
      <w:r>
        <w:rPr>
          <w:color w:val="2E75B5"/>
          <w:sz w:val="32"/>
        </w:rPr>
        <w:t>fulfillment</w:t>
      </w:r>
      <w:proofErr w:type="spellEnd"/>
      <w:r>
        <w:rPr>
          <w:color w:val="2E75B5"/>
          <w:sz w:val="32"/>
        </w:rPr>
        <w:t xml:space="preserve"> of the requirement for the award of the degree of</w:t>
      </w:r>
    </w:p>
    <w:p w14:paraId="6225092C" w14:textId="6BBB3ADF" w:rsidR="00CB4101" w:rsidRDefault="00CB4101" w:rsidP="00251240">
      <w:pPr>
        <w:jc w:val="center"/>
      </w:pPr>
    </w:p>
    <w:p w14:paraId="41DDC669" w14:textId="0882AB98" w:rsidR="00CB4101" w:rsidRDefault="00937C77" w:rsidP="00251240">
      <w:pPr>
        <w:jc w:val="center"/>
      </w:pPr>
      <w:r>
        <w:rPr>
          <w:sz w:val="44"/>
        </w:rPr>
        <w:t>Bachelor of Computer Applications</w:t>
      </w:r>
    </w:p>
    <w:p w14:paraId="7411736C" w14:textId="722B3561" w:rsidR="00CB4101" w:rsidRDefault="00937C77" w:rsidP="00251240">
      <w:pPr>
        <w:jc w:val="center"/>
      </w:pPr>
      <w:r>
        <w:rPr>
          <w:color w:val="44546A"/>
          <w:sz w:val="40"/>
        </w:rPr>
        <w:t>to</w:t>
      </w:r>
    </w:p>
    <w:p w14:paraId="5C85E8CC" w14:textId="7EABCDF5" w:rsidR="00CB4101" w:rsidRDefault="00937C77" w:rsidP="00251240">
      <w:pPr>
        <w:jc w:val="center"/>
      </w:pPr>
      <w:r>
        <w:t>Uttaranchal School of Computing Sciences</w:t>
      </w:r>
    </w:p>
    <w:p w14:paraId="1840CFF9" w14:textId="20093CCC" w:rsidR="00CB4101" w:rsidRDefault="00CB4101" w:rsidP="00251240">
      <w:pPr>
        <w:jc w:val="center"/>
      </w:pPr>
    </w:p>
    <w:p w14:paraId="09775296" w14:textId="77777777" w:rsidR="00CB4101" w:rsidRDefault="00937C77" w:rsidP="00251240">
      <w:pPr>
        <w:jc w:val="center"/>
      </w:pPr>
      <w:r>
        <w:rPr>
          <w:noProof/>
        </w:rPr>
        <w:drawing>
          <wp:inline distT="0" distB="0" distL="0" distR="0" wp14:anchorId="4B92C2E8" wp14:editId="584C1BF1">
            <wp:extent cx="4913376" cy="981456"/>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8"/>
                    <a:stretch>
                      <a:fillRect/>
                    </a:stretch>
                  </pic:blipFill>
                  <pic:spPr>
                    <a:xfrm>
                      <a:off x="0" y="0"/>
                      <a:ext cx="4913376" cy="981456"/>
                    </a:xfrm>
                    <a:prstGeom prst="rect">
                      <a:avLst/>
                    </a:prstGeom>
                  </pic:spPr>
                </pic:pic>
              </a:graphicData>
            </a:graphic>
          </wp:inline>
        </w:drawing>
      </w:r>
    </w:p>
    <w:p w14:paraId="41A7F0C6" w14:textId="1D6E1D47" w:rsidR="00CB4101" w:rsidRDefault="00937C77" w:rsidP="00251240">
      <w:pPr>
        <w:jc w:val="center"/>
      </w:pPr>
      <w:r>
        <w:rPr>
          <w:color w:val="4472C4"/>
          <w:sz w:val="32"/>
        </w:rPr>
        <w:t>SESSION (2025-26)</w:t>
      </w:r>
    </w:p>
    <w:p w14:paraId="62CCC32E" w14:textId="740EA096" w:rsidR="00CB4101" w:rsidRDefault="00937C77" w:rsidP="00251240">
      <w:pPr>
        <w:spacing w:line="360" w:lineRule="auto"/>
      </w:pPr>
      <w:r>
        <w:rPr>
          <w:sz w:val="28"/>
        </w:rPr>
        <w:t xml:space="preserve">Submitted </w:t>
      </w:r>
      <w:proofErr w:type="gramStart"/>
      <w:r>
        <w:rPr>
          <w:sz w:val="28"/>
        </w:rPr>
        <w:t>To :</w:t>
      </w:r>
      <w:proofErr w:type="gramEnd"/>
      <w:r>
        <w:rPr>
          <w:sz w:val="44"/>
        </w:rPr>
        <w:t xml:space="preserve">                         </w:t>
      </w:r>
      <w:r>
        <w:rPr>
          <w:sz w:val="44"/>
        </w:rPr>
        <w:tab/>
        <w:t xml:space="preserve"> </w:t>
      </w:r>
      <w:r>
        <w:rPr>
          <w:sz w:val="44"/>
        </w:rPr>
        <w:tab/>
        <w:t xml:space="preserve"> </w:t>
      </w:r>
      <w:r>
        <w:rPr>
          <w:sz w:val="44"/>
        </w:rPr>
        <w:tab/>
        <w:t xml:space="preserve"> </w:t>
      </w:r>
      <w:r>
        <w:rPr>
          <w:sz w:val="44"/>
        </w:rPr>
        <w:tab/>
      </w:r>
      <w:r>
        <w:rPr>
          <w:sz w:val="28"/>
        </w:rPr>
        <w:t>Submitted By:</w:t>
      </w:r>
    </w:p>
    <w:p w14:paraId="6468A116" w14:textId="0612A1DE" w:rsidR="00CB4101" w:rsidRDefault="00937C77" w:rsidP="00251240">
      <w:pPr>
        <w:spacing w:line="360" w:lineRule="auto"/>
      </w:pPr>
      <w:r>
        <w:rPr>
          <w:sz w:val="28"/>
        </w:rPr>
        <w:t xml:space="preserve">Mr. </w:t>
      </w:r>
      <w:r w:rsidR="00251240">
        <w:rPr>
          <w:sz w:val="28"/>
        </w:rPr>
        <w:t xml:space="preserve">Aagman </w:t>
      </w:r>
      <w:proofErr w:type="spellStart"/>
      <w:r w:rsidR="00251240">
        <w:rPr>
          <w:sz w:val="28"/>
        </w:rPr>
        <w:t>Kaprwan</w:t>
      </w:r>
      <w:proofErr w:type="spellEnd"/>
      <w:r w:rsidR="00251240">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sidR="00251240">
        <w:rPr>
          <w:sz w:val="28"/>
        </w:rPr>
        <w:t>A</w:t>
      </w:r>
      <w:r w:rsidR="00A36301">
        <w:rPr>
          <w:sz w:val="28"/>
        </w:rPr>
        <w:t>ditya Khandwal</w:t>
      </w:r>
    </w:p>
    <w:p w14:paraId="1CF8BFFB" w14:textId="4FF623D2" w:rsidR="00CB4101" w:rsidRDefault="00937C77" w:rsidP="00251240">
      <w:pPr>
        <w:spacing w:line="360" w:lineRule="auto"/>
      </w:pPr>
      <w:r>
        <w:rPr>
          <w:sz w:val="28"/>
        </w:rPr>
        <w:t xml:space="preserve">Assistant Professor                                                    </w:t>
      </w:r>
      <w:r>
        <w:rPr>
          <w:sz w:val="28"/>
        </w:rPr>
        <w:tab/>
        <w:t xml:space="preserve">           BCA </w:t>
      </w:r>
      <w:r w:rsidR="00251240">
        <w:rPr>
          <w:sz w:val="28"/>
        </w:rPr>
        <w:t>2 E</w:t>
      </w:r>
    </w:p>
    <w:p w14:paraId="5C2D8E94" w14:textId="244EB85F" w:rsidR="00CB4101" w:rsidRDefault="00937C77" w:rsidP="00251240">
      <w:pPr>
        <w:spacing w:line="360" w:lineRule="auto"/>
      </w:pPr>
      <w:r>
        <w:rPr>
          <w:sz w:val="28"/>
        </w:rPr>
        <w:t xml:space="preserve">USCS                                                                                         </w:t>
      </w:r>
      <w:r w:rsidR="000D18CA">
        <w:rPr>
          <w:sz w:val="28"/>
        </w:rPr>
        <w:t xml:space="preserve"> </w:t>
      </w:r>
      <w:ins w:id="0" w:author="Microsoft Word" w:date="2026-05-07T19:31:00Z" w16du:dateUtc="2026-05-07T14:01:00Z">
        <w:r w:rsidR="000D18CA">
          <w:rPr>
            <w:sz w:val="28"/>
          </w:rPr>
          <w:t>UU250900</w:t>
        </w:r>
        <w:r w:rsidR="00C36BB5">
          <w:rPr>
            <w:sz w:val="28"/>
          </w:rPr>
          <w:t>0022</w:t>
        </w:r>
      </w:ins>
    </w:p>
    <w:p w14:paraId="5AC3B0A3" w14:textId="77777777" w:rsidR="00CB4101" w:rsidRDefault="00937C77" w:rsidP="00251240">
      <w:pPr>
        <w:rPr>
          <w:sz w:val="28"/>
        </w:rPr>
      </w:pPr>
      <w:r>
        <w:rPr>
          <w:sz w:val="28"/>
        </w:rPr>
        <w:t xml:space="preserve"> </w:t>
      </w:r>
    </w:p>
    <w:p w14:paraId="77CCF80A" w14:textId="77777777" w:rsidR="00251240" w:rsidRDefault="00251240" w:rsidP="00251240">
      <w:pPr>
        <w:rPr>
          <w:sz w:val="28"/>
        </w:rPr>
      </w:pPr>
    </w:p>
    <w:p w14:paraId="7F57D53F" w14:textId="474C4A7B" w:rsidR="00251240" w:rsidRDefault="001D0096" w:rsidP="001D0096">
      <w:pPr>
        <w:tabs>
          <w:tab w:val="left" w:pos="5880"/>
        </w:tabs>
        <w:rPr>
          <w:sz w:val="28"/>
        </w:rPr>
      </w:pPr>
      <w:r>
        <w:rPr>
          <w:sz w:val="28"/>
        </w:rPr>
        <w:tab/>
      </w:r>
      <w:r>
        <w:rPr>
          <w:sz w:val="28"/>
        </w:rPr>
        <w:tab/>
      </w:r>
    </w:p>
    <w:p w14:paraId="06A4A923" w14:textId="77777777" w:rsidR="00251240" w:rsidRDefault="00251240" w:rsidP="00251240"/>
    <w:p w14:paraId="205C3422" w14:textId="77777777" w:rsidR="00CB4101" w:rsidRDefault="00937C77" w:rsidP="00251240">
      <w:r>
        <w:rPr>
          <w:sz w:val="28"/>
        </w:rPr>
        <w:t xml:space="preserve"> </w:t>
      </w:r>
    </w:p>
    <w:p w14:paraId="5C14A976" w14:textId="77777777" w:rsidR="00251240" w:rsidRDefault="00251240" w:rsidP="00251240"/>
    <w:p w14:paraId="0C48CACE" w14:textId="2ADC2F70" w:rsidR="00CB4101" w:rsidRPr="00A264D4" w:rsidRDefault="00937C77" w:rsidP="00251240">
      <w:pPr>
        <w:rPr>
          <w:sz w:val="40"/>
          <w:szCs w:val="40"/>
        </w:rPr>
      </w:pPr>
      <w:r w:rsidRPr="00A264D4">
        <w:rPr>
          <w:sz w:val="40"/>
          <w:szCs w:val="40"/>
        </w:rPr>
        <w:lastRenderedPageBreak/>
        <w:t xml:space="preserve">ACKNOWLEDGEMENT </w:t>
      </w:r>
    </w:p>
    <w:p w14:paraId="5F98FB21" w14:textId="77777777" w:rsidR="00CB4101" w:rsidRDefault="00937C77" w:rsidP="00251240">
      <w:r>
        <w:rPr>
          <w:sz w:val="28"/>
        </w:rPr>
        <w:t xml:space="preserve"> </w:t>
      </w:r>
    </w:p>
    <w:p w14:paraId="0AE706F8" w14:textId="5FB7247B" w:rsidR="00CB4101" w:rsidRPr="00D05CB1" w:rsidRDefault="00937C77" w:rsidP="00EB2655">
      <w:pPr>
        <w:spacing w:line="360" w:lineRule="auto"/>
      </w:pPr>
      <w:r w:rsidRPr="00D05CB1">
        <w:t>The most awaited moment of any endeavour is successful</w:t>
      </w:r>
      <w:r w:rsidR="00577B0E">
        <w:t xml:space="preserve"> </w:t>
      </w:r>
      <w:r w:rsidRPr="00D05CB1">
        <w:t>completion, but</w:t>
      </w:r>
      <w:r w:rsidR="00577B0E">
        <w:t xml:space="preserve"> </w:t>
      </w:r>
      <w:r w:rsidRPr="00D05CB1">
        <w:t xml:space="preserve">nothing can be done successfully if done alone. Success is the outcome of contribution and consistent help of various persons and we thank those ones who helped us in successful completion of this project. </w:t>
      </w:r>
    </w:p>
    <w:p w14:paraId="5C0313BC" w14:textId="77777777" w:rsidR="00CB4101" w:rsidRPr="00D05CB1" w:rsidRDefault="00937C77" w:rsidP="00EB2655">
      <w:pPr>
        <w:spacing w:line="360" w:lineRule="auto"/>
      </w:pPr>
      <w:r w:rsidRPr="00D05CB1">
        <w:t xml:space="preserve">First and foremost, we would like to thanks Prof. (Dr.) Sonal Sharma, Director, USCS for providing a healthy and encouraging environment to study. </w:t>
      </w:r>
    </w:p>
    <w:p w14:paraId="7D19039C" w14:textId="3FED6CD6" w:rsidR="00CB4101" w:rsidRPr="00D05CB1" w:rsidRDefault="00937C77" w:rsidP="00EB2655">
      <w:pPr>
        <w:spacing w:line="360" w:lineRule="auto"/>
      </w:pPr>
      <w:r w:rsidRPr="00D05CB1">
        <w:t>We profusely thankful to the “Dr. Sameer Dev Sharma”, Head of Department, USCS and our project Mentor “</w:t>
      </w:r>
      <w:r w:rsidR="006D738E" w:rsidRPr="00D05CB1">
        <w:t xml:space="preserve">Mr. Aagman </w:t>
      </w:r>
      <w:proofErr w:type="spellStart"/>
      <w:proofErr w:type="gramStart"/>
      <w:r w:rsidR="006D738E" w:rsidRPr="00D05CB1">
        <w:t>Kaprwan</w:t>
      </w:r>
      <w:proofErr w:type="spellEnd"/>
      <w:r w:rsidR="006D738E" w:rsidRPr="00D05CB1">
        <w:t xml:space="preserve"> </w:t>
      </w:r>
      <w:r w:rsidRPr="00D05CB1">
        <w:t xml:space="preserve"> “</w:t>
      </w:r>
      <w:proofErr w:type="gramEnd"/>
      <w:r w:rsidRPr="00D05CB1">
        <w:t xml:space="preserve"> been generous enough to provide us an opportunity and accepting our candidature for the most valuable guidance and affordable treatment given to us at every stage to boost our morale. </w:t>
      </w:r>
    </w:p>
    <w:p w14:paraId="43AC8297" w14:textId="77777777" w:rsidR="00CB4101" w:rsidRPr="00D05CB1" w:rsidRDefault="00937C77" w:rsidP="00EB2655">
      <w:pPr>
        <w:spacing w:line="360" w:lineRule="auto"/>
      </w:pPr>
      <w:r w:rsidRPr="00D05CB1">
        <w:t xml:space="preserve">We express our sincere gratitude to our colleagues with whom we have fruitful discussions which have helped us a lot in giving a final shape to the program. </w:t>
      </w:r>
    </w:p>
    <w:p w14:paraId="4C1AABB4" w14:textId="77777777" w:rsidR="00CB4101" w:rsidRPr="00D05CB1" w:rsidRDefault="00937C77" w:rsidP="00EB2655">
      <w:pPr>
        <w:spacing w:line="360" w:lineRule="auto"/>
      </w:pPr>
      <w:r w:rsidRPr="00D05CB1">
        <w:t xml:space="preserve"> </w:t>
      </w:r>
    </w:p>
    <w:p w14:paraId="57846B9A" w14:textId="65D37017" w:rsidR="00EF0074" w:rsidRDefault="00937C77" w:rsidP="00EF0074">
      <w:pPr>
        <w:spacing w:line="360" w:lineRule="auto"/>
      </w:pPr>
      <w:r w:rsidRPr="00D05CB1">
        <w:rPr>
          <w:rFonts w:ascii="Calibri" w:eastAsia="Calibri" w:hAnsi="Calibri" w:cs="Calibri"/>
        </w:rPr>
        <w:tab/>
      </w:r>
      <w:r w:rsidR="00770E89">
        <w:t xml:space="preserve">                   </w:t>
      </w:r>
      <w:r w:rsidRPr="00D05CB1">
        <w:tab/>
        <w:t xml:space="preserve"> </w:t>
      </w:r>
      <w:r w:rsidRPr="00D05CB1">
        <w:tab/>
        <w:t xml:space="preserve"> </w:t>
      </w:r>
      <w:r w:rsidRPr="00D05CB1">
        <w:tab/>
        <w:t xml:space="preserve"> </w:t>
      </w:r>
      <w:r w:rsidRPr="00D05CB1">
        <w:tab/>
        <w:t xml:space="preserve"> </w:t>
      </w:r>
      <w:r w:rsidRPr="00D05CB1">
        <w:tab/>
        <w:t xml:space="preserve"> </w:t>
      </w:r>
      <w:r w:rsidRPr="00D05CB1">
        <w:tab/>
        <w:t xml:space="preserve"> </w:t>
      </w:r>
      <w:r w:rsidRPr="00D05CB1">
        <w:tab/>
        <w:t xml:space="preserve"> </w:t>
      </w:r>
      <w:r w:rsidR="00A81FFB">
        <w:t xml:space="preserve">          </w:t>
      </w:r>
      <w:r w:rsidR="00FB3C91">
        <w:t xml:space="preserve"> </w:t>
      </w:r>
      <w:r w:rsidR="00251240" w:rsidRPr="00D05CB1">
        <w:t>A</w:t>
      </w:r>
      <w:r w:rsidR="00DC54AA">
        <w:t>ditya Khandwal</w:t>
      </w:r>
    </w:p>
    <w:p w14:paraId="04B07DBE" w14:textId="09C6482A" w:rsidR="00CB4101" w:rsidRPr="00D05CB1" w:rsidRDefault="00EF0074" w:rsidP="00EF0074">
      <w:pPr>
        <w:spacing w:line="360" w:lineRule="auto"/>
      </w:pPr>
      <w:r>
        <w:t xml:space="preserve">                                                                                                      </w:t>
      </w:r>
      <w:r w:rsidR="00EA4020">
        <w:t xml:space="preserve"> </w:t>
      </w:r>
      <w:proofErr w:type="spellStart"/>
      <w:r w:rsidR="00EA4020">
        <w:t>Enroll</w:t>
      </w:r>
      <w:proofErr w:type="spellEnd"/>
      <w:r w:rsidR="0093651C">
        <w:t>.</w:t>
      </w:r>
      <w:r w:rsidR="00EA4020">
        <w:t xml:space="preserve"> </w:t>
      </w:r>
      <w:r w:rsidR="0093651C">
        <w:t>N</w:t>
      </w:r>
      <w:r w:rsidR="00EA4020">
        <w:t>o</w:t>
      </w:r>
      <w:r w:rsidR="0093651C">
        <w:t xml:space="preserve"> </w:t>
      </w:r>
      <w:r w:rsidR="00251240" w:rsidRPr="00D05CB1">
        <w:t>UU25090</w:t>
      </w:r>
      <w:r w:rsidR="000D18CA" w:rsidRPr="00D05CB1">
        <w:t>00</w:t>
      </w:r>
      <w:r w:rsidR="00F227A6">
        <w:t>022</w:t>
      </w:r>
    </w:p>
    <w:p w14:paraId="01D4991A" w14:textId="6F34B953" w:rsidR="00CB4101" w:rsidRPr="00D05CB1" w:rsidRDefault="00937C77" w:rsidP="00EB2655">
      <w:pPr>
        <w:spacing w:line="360" w:lineRule="auto"/>
      </w:pPr>
      <w:r w:rsidRPr="00D05CB1">
        <w:t xml:space="preserve">                                                                                   </w:t>
      </w:r>
      <w:r w:rsidR="00EF0074">
        <w:t xml:space="preserve">                    </w:t>
      </w:r>
      <w:r w:rsidR="006B3B75">
        <w:t>BCA Semester II</w:t>
      </w:r>
    </w:p>
    <w:p w14:paraId="54021AF7" w14:textId="77777777" w:rsidR="00CB4101" w:rsidRDefault="00937C77" w:rsidP="00EB2655">
      <w:pPr>
        <w:spacing w:line="360" w:lineRule="auto"/>
      </w:pPr>
      <w:r>
        <w:t xml:space="preserve"> </w:t>
      </w:r>
    </w:p>
    <w:p w14:paraId="6FD14920" w14:textId="77777777" w:rsidR="00CB4101" w:rsidRDefault="00937C77" w:rsidP="00EB2655">
      <w:pPr>
        <w:spacing w:line="360" w:lineRule="auto"/>
      </w:pPr>
      <w:r>
        <w:t xml:space="preserve"> </w:t>
      </w:r>
    </w:p>
    <w:p w14:paraId="4AEF47D6" w14:textId="77777777" w:rsidR="00CB4101" w:rsidRDefault="00937C77" w:rsidP="00251240">
      <w:r>
        <w:rPr>
          <w:sz w:val="36"/>
        </w:rPr>
        <w:t xml:space="preserve"> </w:t>
      </w:r>
    </w:p>
    <w:p w14:paraId="58A3B648" w14:textId="77777777" w:rsidR="00CB4101" w:rsidRDefault="00937C77" w:rsidP="00251240">
      <w:r>
        <w:rPr>
          <w:sz w:val="40"/>
        </w:rPr>
        <w:t xml:space="preserve"> </w:t>
      </w:r>
    </w:p>
    <w:p w14:paraId="1B94C452" w14:textId="77777777" w:rsidR="00CB4101" w:rsidRDefault="00937C77" w:rsidP="00251240">
      <w:r>
        <w:rPr>
          <w:sz w:val="36"/>
        </w:rPr>
        <w:t xml:space="preserve"> </w:t>
      </w:r>
    </w:p>
    <w:p w14:paraId="353C414D" w14:textId="77777777" w:rsidR="00CB4101" w:rsidRDefault="00937C77" w:rsidP="00251240">
      <w:pPr>
        <w:rPr>
          <w:sz w:val="36"/>
        </w:rPr>
      </w:pPr>
      <w:r>
        <w:rPr>
          <w:sz w:val="36"/>
        </w:rPr>
        <w:t xml:space="preserve"> </w:t>
      </w:r>
    </w:p>
    <w:p w14:paraId="1FE7A3B7" w14:textId="77777777" w:rsidR="00050F2F" w:rsidRDefault="00050F2F" w:rsidP="00050F2F">
      <w:pPr>
        <w:ind w:left="0" w:firstLine="0"/>
        <w:rPr>
          <w:sz w:val="36"/>
        </w:rPr>
      </w:pPr>
    </w:p>
    <w:p w14:paraId="63A1F3B3" w14:textId="4F7C4CD5" w:rsidR="00CB4101" w:rsidRPr="00D05CB1" w:rsidRDefault="00180E03" w:rsidP="00050F2F">
      <w:pPr>
        <w:ind w:left="0" w:firstLine="0"/>
        <w:rPr>
          <w:sz w:val="40"/>
          <w:szCs w:val="40"/>
        </w:rPr>
      </w:pPr>
      <w:r>
        <w:rPr>
          <w:sz w:val="40"/>
          <w:szCs w:val="40"/>
        </w:rPr>
        <w:lastRenderedPageBreak/>
        <w:t xml:space="preserve">  </w:t>
      </w:r>
      <w:r w:rsidR="00937C77" w:rsidRPr="00D05CB1">
        <w:rPr>
          <w:sz w:val="40"/>
          <w:szCs w:val="40"/>
        </w:rPr>
        <w:t xml:space="preserve">DECLARATION </w:t>
      </w:r>
    </w:p>
    <w:p w14:paraId="570EF3DE" w14:textId="77777777" w:rsidR="00CB4101" w:rsidRDefault="00937C77" w:rsidP="00251240">
      <w:r>
        <w:t xml:space="preserve"> </w:t>
      </w:r>
    </w:p>
    <w:p w14:paraId="73AE5D51" w14:textId="6B968AF8" w:rsidR="00CB4101" w:rsidRDefault="00937C77" w:rsidP="00EB2655">
      <w:pPr>
        <w:spacing w:line="360" w:lineRule="auto"/>
      </w:pPr>
      <w:r>
        <w:t xml:space="preserve">I, </w:t>
      </w:r>
      <w:r w:rsidR="006D738E">
        <w:t>A</w:t>
      </w:r>
      <w:r w:rsidR="00F227A6">
        <w:t xml:space="preserve">ditya </w:t>
      </w:r>
      <w:proofErr w:type="gramStart"/>
      <w:r w:rsidR="00F227A6">
        <w:t>Khandwal</w:t>
      </w:r>
      <w:r>
        <w:t xml:space="preserve"> .</w:t>
      </w:r>
      <w:proofErr w:type="gramEnd"/>
      <w:r>
        <w:t xml:space="preserve"> bearing </w:t>
      </w:r>
      <w:proofErr w:type="spellStart"/>
      <w:r>
        <w:t>Enrollment</w:t>
      </w:r>
      <w:proofErr w:type="spellEnd"/>
      <w:r>
        <w:t xml:space="preserve"> No.</w:t>
      </w:r>
      <w:r w:rsidR="006D738E">
        <w:t xml:space="preserve"> </w:t>
      </w:r>
      <w:r w:rsidR="006D738E" w:rsidRPr="00251240">
        <w:t>UU</w:t>
      </w:r>
      <w:proofErr w:type="gramStart"/>
      <w:r w:rsidR="006D738E" w:rsidRPr="00251240">
        <w:t>2509000</w:t>
      </w:r>
      <w:r w:rsidR="006801DB">
        <w:t>022</w:t>
      </w:r>
      <w:r>
        <w:t xml:space="preserve"> ,student</w:t>
      </w:r>
      <w:proofErr w:type="gramEnd"/>
      <w:r>
        <w:t xml:space="preserve"> of program BCA semester II, hereby declare that the project report entitled Reasoning Game submitted to the USCS, Uttaranchal University, Dehradun, is a record of an original work carried by me under the guidance of   </w:t>
      </w:r>
      <w:r w:rsidR="006D738E">
        <w:t xml:space="preserve">Mr. Aagman </w:t>
      </w:r>
      <w:proofErr w:type="spellStart"/>
      <w:r w:rsidR="006D738E">
        <w:t>Kaprwan</w:t>
      </w:r>
      <w:proofErr w:type="spellEnd"/>
      <w:r w:rsidR="006D738E">
        <w:t xml:space="preserve"> </w:t>
      </w:r>
      <w:r>
        <w:t xml:space="preserve">  and this project work has not been submitted to any other University / College for the sake of award of any degree. </w:t>
      </w:r>
    </w:p>
    <w:p w14:paraId="033EEC2F" w14:textId="77777777" w:rsidR="00CB4101" w:rsidRDefault="00937C77" w:rsidP="00251240">
      <w:r>
        <w:t xml:space="preserve"> </w:t>
      </w:r>
    </w:p>
    <w:p w14:paraId="1FF76F03" w14:textId="77777777" w:rsidR="00CB4101" w:rsidRDefault="00937C77" w:rsidP="00251240">
      <w:r>
        <w:t xml:space="preserve"> </w:t>
      </w:r>
    </w:p>
    <w:p w14:paraId="726A98CF" w14:textId="77777777" w:rsidR="00CB4101" w:rsidRDefault="00937C77" w:rsidP="00251240">
      <w:r>
        <w:t xml:space="preserve"> </w:t>
      </w:r>
    </w:p>
    <w:p w14:paraId="7E75426B" w14:textId="77777777" w:rsidR="00CB4101" w:rsidRDefault="00937C77" w:rsidP="00251240">
      <w:r>
        <w:t xml:space="preserve"> </w:t>
      </w:r>
    </w:p>
    <w:p w14:paraId="73820192" w14:textId="77777777" w:rsidR="00CB4101" w:rsidRDefault="00937C77" w:rsidP="00251240">
      <w:r>
        <w:t xml:space="preserve"> </w:t>
      </w:r>
    </w:p>
    <w:p w14:paraId="5D83443C" w14:textId="77777777" w:rsidR="00CB4101" w:rsidRDefault="00937C77" w:rsidP="00251240">
      <w:r>
        <w:t xml:space="preserve"> </w:t>
      </w:r>
    </w:p>
    <w:p w14:paraId="0FDD97ED" w14:textId="77777777" w:rsidR="00CB4101" w:rsidRDefault="00937C77" w:rsidP="00251240">
      <w:r>
        <w:t xml:space="preserve"> </w:t>
      </w:r>
    </w:p>
    <w:p w14:paraId="431A28AD" w14:textId="77777777" w:rsidR="00CB4101" w:rsidRDefault="00937C77" w:rsidP="00251240">
      <w:r>
        <w:t xml:space="preserve"> </w:t>
      </w:r>
    </w:p>
    <w:p w14:paraId="572A601E" w14:textId="60650347" w:rsidR="00F9433A" w:rsidRDefault="00263E33" w:rsidP="00251240">
      <w:r>
        <w:t xml:space="preserve">           </w:t>
      </w:r>
      <w:r w:rsidR="00937C77">
        <w:t xml:space="preserve">                                                                                                </w:t>
      </w:r>
      <w:r w:rsidR="00F9433A">
        <w:t xml:space="preserve">        A</w:t>
      </w:r>
      <w:r w:rsidR="006801DB">
        <w:t>ditya Khandwal</w:t>
      </w:r>
    </w:p>
    <w:p w14:paraId="639CE727" w14:textId="4A3D7A53" w:rsidR="00F047E7" w:rsidRDefault="00F9433A" w:rsidP="00251240">
      <w:r>
        <w:t xml:space="preserve">                                                                                                                   </w:t>
      </w:r>
      <w:proofErr w:type="spellStart"/>
      <w:r>
        <w:t>Enroll</w:t>
      </w:r>
      <w:proofErr w:type="spellEnd"/>
      <w:r w:rsidR="00FB3C91">
        <w:t>.</w:t>
      </w:r>
      <w:r w:rsidR="009123F3">
        <w:t xml:space="preserve"> No UU</w:t>
      </w:r>
      <w:r w:rsidR="00FB3C91">
        <w:t>2509000</w:t>
      </w:r>
      <w:r w:rsidR="006801DB">
        <w:t>022</w:t>
      </w:r>
    </w:p>
    <w:p w14:paraId="3A91072B" w14:textId="77777777" w:rsidR="00F047E7" w:rsidRDefault="00F047E7" w:rsidP="00251240">
      <w:r>
        <w:t xml:space="preserve">                                                                                                                   BCA Semester II</w:t>
      </w:r>
    </w:p>
    <w:p w14:paraId="5D975CEC" w14:textId="30D0CA74" w:rsidR="00CB4101" w:rsidRDefault="00F047E7" w:rsidP="00251240">
      <w:r>
        <w:t xml:space="preserve">                                                                                                                   Section-E</w:t>
      </w:r>
      <w:r w:rsidR="00937C77">
        <w:t xml:space="preserve">        </w:t>
      </w:r>
    </w:p>
    <w:p w14:paraId="12D4AF0A" w14:textId="77777777" w:rsidR="00CB4101" w:rsidRDefault="00937C77" w:rsidP="00251240">
      <w:r>
        <w:t xml:space="preserve"> </w:t>
      </w:r>
    </w:p>
    <w:p w14:paraId="044BDC4B" w14:textId="77777777" w:rsidR="00CB4101" w:rsidRDefault="00937C77" w:rsidP="00251240">
      <w:r>
        <w:t xml:space="preserve"> </w:t>
      </w:r>
    </w:p>
    <w:p w14:paraId="6D4ECB90" w14:textId="77777777" w:rsidR="00CB4101" w:rsidRDefault="00937C77" w:rsidP="00251240">
      <w:r>
        <w:t xml:space="preserve"> </w:t>
      </w:r>
    </w:p>
    <w:p w14:paraId="02E43480" w14:textId="77777777" w:rsidR="00CB4101" w:rsidRDefault="00937C77" w:rsidP="00251240">
      <w:r>
        <w:t xml:space="preserve"> </w:t>
      </w:r>
    </w:p>
    <w:p w14:paraId="6CBE922A" w14:textId="77777777" w:rsidR="005438C3" w:rsidRDefault="00937C77" w:rsidP="005438C3">
      <w:r>
        <w:t xml:space="preserve"> </w:t>
      </w:r>
    </w:p>
    <w:p w14:paraId="1BFEF662" w14:textId="77777777" w:rsidR="00050F2F" w:rsidRDefault="00050F2F" w:rsidP="005438C3">
      <w:pPr>
        <w:rPr>
          <w:sz w:val="40"/>
          <w:szCs w:val="40"/>
        </w:rPr>
      </w:pPr>
    </w:p>
    <w:p w14:paraId="481CCFEF" w14:textId="77777777" w:rsidR="00050F2F" w:rsidRDefault="00050F2F" w:rsidP="005438C3">
      <w:pPr>
        <w:rPr>
          <w:sz w:val="40"/>
          <w:szCs w:val="40"/>
        </w:rPr>
      </w:pPr>
    </w:p>
    <w:p w14:paraId="21B1F58F" w14:textId="1F3ED277" w:rsidR="00CB4101" w:rsidRPr="005438C3" w:rsidRDefault="00937C77" w:rsidP="005438C3">
      <w:r w:rsidRPr="00D05CB1">
        <w:rPr>
          <w:sz w:val="40"/>
          <w:szCs w:val="40"/>
        </w:rPr>
        <w:lastRenderedPageBreak/>
        <w:t xml:space="preserve">CERTIFICATE </w:t>
      </w:r>
    </w:p>
    <w:p w14:paraId="43262F9D" w14:textId="77777777" w:rsidR="00CB4101" w:rsidRDefault="00937C77" w:rsidP="00251240">
      <w:r>
        <w:rPr>
          <w:sz w:val="20"/>
        </w:rPr>
        <w:t xml:space="preserve"> </w:t>
      </w:r>
    </w:p>
    <w:p w14:paraId="2AFD6A82" w14:textId="77777777" w:rsidR="00CB4101" w:rsidRDefault="00937C77" w:rsidP="00251240">
      <w:r>
        <w:rPr>
          <w:sz w:val="28"/>
        </w:rPr>
        <w:t xml:space="preserve"> </w:t>
      </w:r>
    </w:p>
    <w:p w14:paraId="56EBDA36" w14:textId="13D6DDFB" w:rsidR="00CB4101" w:rsidRDefault="00937C77" w:rsidP="005438C3">
      <w:pPr>
        <w:spacing w:line="360" w:lineRule="auto"/>
        <w:ind w:left="271" w:firstLine="0"/>
      </w:pPr>
      <w:r>
        <w:t xml:space="preserve">This is to certify that </w:t>
      </w:r>
      <w:r w:rsidR="006D738E">
        <w:t>A</w:t>
      </w:r>
      <w:r w:rsidR="006801DB">
        <w:t>ditya Khandwal</w:t>
      </w:r>
      <w:r>
        <w:t xml:space="preserve">, a student of the BCA </w:t>
      </w:r>
      <w:r w:rsidR="006D738E">
        <w:t>2nd</w:t>
      </w:r>
      <w:r>
        <w:t xml:space="preserve"> Semester at the Uttaranchal School of Computing Sciences, Dehradun, has successfully completed the Project Report on the topic entitled ‘Reasoning Game’ for the academic session 202</w:t>
      </w:r>
      <w:r w:rsidR="006D738E">
        <w:t>5</w:t>
      </w:r>
      <w:r>
        <w:t>-202</w:t>
      </w:r>
      <w:r w:rsidR="006D738E">
        <w:t>6</w:t>
      </w:r>
      <w:r>
        <w:t>.</w:t>
      </w:r>
      <w:r>
        <w:rPr>
          <w:sz w:val="28"/>
        </w:rPr>
        <w:t xml:space="preserve"> </w:t>
      </w:r>
    </w:p>
    <w:p w14:paraId="311F336B" w14:textId="77777777" w:rsidR="00CB4101" w:rsidRDefault="00937C77" w:rsidP="00251240">
      <w:pPr>
        <w:spacing w:line="360" w:lineRule="auto"/>
      </w:pPr>
      <w:r>
        <w:rPr>
          <w:sz w:val="26"/>
        </w:rPr>
        <w:t xml:space="preserve"> </w:t>
      </w:r>
    </w:p>
    <w:p w14:paraId="150455A2" w14:textId="77777777" w:rsidR="00CB4101" w:rsidRDefault="00937C77" w:rsidP="00251240">
      <w:r>
        <w:rPr>
          <w:sz w:val="26"/>
        </w:rPr>
        <w:t xml:space="preserve"> </w:t>
      </w:r>
    </w:p>
    <w:p w14:paraId="6255DF72" w14:textId="77777777" w:rsidR="00CB4101" w:rsidRDefault="00937C77" w:rsidP="00251240">
      <w:r>
        <w:rPr>
          <w:sz w:val="26"/>
        </w:rPr>
        <w:t xml:space="preserve"> </w:t>
      </w:r>
    </w:p>
    <w:p w14:paraId="136A1014" w14:textId="77777777" w:rsidR="00CB4101" w:rsidRDefault="00937C77" w:rsidP="00251240">
      <w:r>
        <w:rPr>
          <w:sz w:val="26"/>
        </w:rPr>
        <w:t xml:space="preserve"> </w:t>
      </w:r>
    </w:p>
    <w:p w14:paraId="66F785D0" w14:textId="77777777" w:rsidR="00CB4101" w:rsidRDefault="00937C77" w:rsidP="00251240">
      <w:r>
        <w:rPr>
          <w:sz w:val="26"/>
        </w:rPr>
        <w:t xml:space="preserve"> </w:t>
      </w:r>
    </w:p>
    <w:p w14:paraId="40D55F65" w14:textId="77777777" w:rsidR="00CB4101" w:rsidRDefault="00937C77" w:rsidP="00251240">
      <w:r>
        <w:rPr>
          <w:sz w:val="26"/>
        </w:rPr>
        <w:t xml:space="preserve"> </w:t>
      </w:r>
    </w:p>
    <w:p w14:paraId="54B96F92" w14:textId="77777777" w:rsidR="00CB4101" w:rsidRDefault="00937C77" w:rsidP="00251240">
      <w:r>
        <w:rPr>
          <w:sz w:val="26"/>
        </w:rPr>
        <w:t xml:space="preserve"> </w:t>
      </w:r>
    </w:p>
    <w:p w14:paraId="68FA119F" w14:textId="77777777" w:rsidR="00CB4101" w:rsidRDefault="00937C77" w:rsidP="00251240">
      <w:r>
        <w:rPr>
          <w:sz w:val="26"/>
        </w:rPr>
        <w:t xml:space="preserve"> </w:t>
      </w:r>
    </w:p>
    <w:p w14:paraId="5C82FBF1" w14:textId="77777777" w:rsidR="00CB4101" w:rsidRDefault="00937C77" w:rsidP="00251240">
      <w:r>
        <w:rPr>
          <w:sz w:val="26"/>
        </w:rPr>
        <w:t xml:space="preserve"> </w:t>
      </w:r>
    </w:p>
    <w:p w14:paraId="28083E12" w14:textId="77777777" w:rsidR="00CB4101" w:rsidRDefault="00937C77" w:rsidP="00251240">
      <w:r>
        <w:rPr>
          <w:sz w:val="26"/>
        </w:rPr>
        <w:t xml:space="preserve"> </w:t>
      </w:r>
    </w:p>
    <w:p w14:paraId="5F41F322" w14:textId="77777777" w:rsidR="00CB4101" w:rsidRDefault="00937C77" w:rsidP="00251240">
      <w:r>
        <w:rPr>
          <w:sz w:val="26"/>
        </w:rPr>
        <w:t xml:space="preserve"> </w:t>
      </w:r>
    </w:p>
    <w:p w14:paraId="00193AD8" w14:textId="77777777" w:rsidR="00CB4101" w:rsidRDefault="00937C77" w:rsidP="00251240">
      <w:r>
        <w:rPr>
          <w:sz w:val="26"/>
        </w:rPr>
        <w:t xml:space="preserve"> </w:t>
      </w:r>
    </w:p>
    <w:p w14:paraId="62F31BA0" w14:textId="77777777" w:rsidR="00CB4101" w:rsidRDefault="00937C77" w:rsidP="00251240">
      <w:r>
        <w:rPr>
          <w:sz w:val="26"/>
        </w:rPr>
        <w:t xml:space="preserve"> </w:t>
      </w:r>
    </w:p>
    <w:p w14:paraId="2377BAF2" w14:textId="77777777" w:rsidR="00CB4101" w:rsidRDefault="00937C77" w:rsidP="00251240">
      <w:r>
        <w:rPr>
          <w:sz w:val="22"/>
        </w:rPr>
        <w:t xml:space="preserve"> </w:t>
      </w:r>
    </w:p>
    <w:p w14:paraId="434B93A8" w14:textId="77777777" w:rsidR="00CB4101" w:rsidRDefault="00937C77" w:rsidP="00251240">
      <w:r>
        <w:t xml:space="preserve">Under the guidance of: </w:t>
      </w:r>
    </w:p>
    <w:p w14:paraId="456C6148" w14:textId="22BFCC22" w:rsidR="00CB4101" w:rsidRDefault="00937C77" w:rsidP="00251240">
      <w:r>
        <w:t>Mr</w:t>
      </w:r>
      <w:r w:rsidR="00251240">
        <w:t xml:space="preserve">. Aagman </w:t>
      </w:r>
      <w:proofErr w:type="spellStart"/>
      <w:r w:rsidR="00251240">
        <w:t>Kaprwan</w:t>
      </w:r>
      <w:proofErr w:type="spellEnd"/>
      <w:r w:rsidR="00251240">
        <w:t xml:space="preserve"> </w:t>
      </w:r>
    </w:p>
    <w:p w14:paraId="69DCEB68" w14:textId="77777777" w:rsidR="00CB4101" w:rsidRDefault="00937C77" w:rsidP="00251240">
      <w:r>
        <w:t xml:space="preserve">Assistant Professor-USCS </w:t>
      </w:r>
    </w:p>
    <w:p w14:paraId="5B3FF655" w14:textId="77777777" w:rsidR="00CB4101" w:rsidRDefault="00937C77" w:rsidP="00251240">
      <w:r>
        <w:t>Uttaranchal University Dehradun</w:t>
      </w:r>
    </w:p>
    <w:p w14:paraId="3FD9F6E4" w14:textId="77777777" w:rsidR="00CB4101" w:rsidRDefault="00937C77" w:rsidP="00251240">
      <w:r>
        <w:rPr>
          <w:sz w:val="22"/>
        </w:rPr>
        <w:t xml:space="preserve"> </w:t>
      </w:r>
    </w:p>
    <w:p w14:paraId="2EA47766" w14:textId="77777777" w:rsidR="00251240" w:rsidRDefault="00251240" w:rsidP="00251240"/>
    <w:p w14:paraId="0D1DAA54" w14:textId="6E2534E4" w:rsidR="00937C77" w:rsidRPr="00937C77" w:rsidRDefault="00937C77" w:rsidP="00937C77">
      <w:pPr>
        <w:ind w:left="0" w:firstLine="0"/>
        <w:rPr>
          <w:b/>
          <w:bCs/>
          <w:sz w:val="28"/>
          <w:szCs w:val="28"/>
        </w:rPr>
      </w:pPr>
      <w:r w:rsidRPr="006D738E">
        <w:rPr>
          <w:b/>
          <w:bCs/>
          <w:sz w:val="28"/>
          <w:szCs w:val="28"/>
        </w:rPr>
        <w:t xml:space="preserve"> </w:t>
      </w:r>
    </w:p>
    <w:sdt>
      <w:sdtPr>
        <w:rPr>
          <w:rFonts w:ascii="Times New Roman" w:eastAsia="Times New Roman" w:hAnsi="Times New Roman" w:cs="Times New Roman"/>
          <w:color w:val="000000"/>
          <w:kern w:val="2"/>
          <w:sz w:val="24"/>
          <w:szCs w:val="24"/>
          <w:lang w:val="en-IN" w:eastAsia="en-IN"/>
          <w14:ligatures w14:val="standardContextual"/>
        </w:rPr>
        <w:id w:val="-1670019817"/>
        <w:docPartObj>
          <w:docPartGallery w:val="Table of Contents"/>
          <w:docPartUnique/>
        </w:docPartObj>
      </w:sdtPr>
      <w:sdtEndPr>
        <w:rPr>
          <w:b/>
          <w:bCs/>
          <w:noProof/>
        </w:rPr>
      </w:sdtEndPr>
      <w:sdtContent>
        <w:p w14:paraId="461C235E" w14:textId="59B744A0" w:rsidR="00937C77" w:rsidRDefault="00937C77">
          <w:pPr>
            <w:pStyle w:val="TOCHeading"/>
            <w:rPr>
              <w:rFonts w:ascii="Times New Roman" w:hAnsi="Times New Roman" w:cs="Times New Roman"/>
              <w:b/>
              <w:bCs/>
              <w:sz w:val="40"/>
              <w:szCs w:val="40"/>
            </w:rPr>
          </w:pPr>
          <w:r w:rsidRPr="002B3E64">
            <w:rPr>
              <w:rFonts w:ascii="Times New Roman" w:hAnsi="Times New Roman" w:cs="Times New Roman"/>
              <w:b/>
              <w:bCs/>
              <w:sz w:val="40"/>
              <w:szCs w:val="40"/>
            </w:rPr>
            <w:t>Table of Contents</w:t>
          </w:r>
        </w:p>
        <w:p w14:paraId="3B0BD306" w14:textId="40BE60EB" w:rsidR="00B3105F" w:rsidRDefault="00B3105F" w:rsidP="0031457C">
          <w:pPr>
            <w:ind w:left="0" w:firstLine="0"/>
            <w:rPr>
              <w:b/>
              <w:bCs/>
              <w:lang w:val="en-US" w:eastAsia="en-US"/>
            </w:rPr>
          </w:pPr>
        </w:p>
        <w:p w14:paraId="1D905724" w14:textId="4A721C6F" w:rsidR="000213DF" w:rsidRDefault="000213DF" w:rsidP="0031457C">
          <w:pPr>
            <w:ind w:left="0" w:firstLine="0"/>
            <w:rPr>
              <w:lang w:val="en-US" w:eastAsia="en-US"/>
            </w:rPr>
          </w:pPr>
          <w:r>
            <w:rPr>
              <w:b/>
              <w:bCs/>
              <w:lang w:val="en-US" w:eastAsia="en-US"/>
            </w:rPr>
            <w:t>AKNOWLEDGEMENT</w:t>
          </w:r>
          <w:r w:rsidR="00CB63AF">
            <w:rPr>
              <w:lang w:val="en-US" w:eastAsia="en-US"/>
            </w:rPr>
            <w:t>…………………………………………………………………………………I</w:t>
          </w:r>
        </w:p>
        <w:p w14:paraId="6E71C287" w14:textId="6B0D80E1" w:rsidR="00CB63AF" w:rsidRDefault="000403ED" w:rsidP="0031457C">
          <w:pPr>
            <w:ind w:left="0" w:firstLine="0"/>
            <w:rPr>
              <w:lang w:val="en-US" w:eastAsia="en-US"/>
            </w:rPr>
          </w:pPr>
          <w:r>
            <w:rPr>
              <w:b/>
              <w:bCs/>
              <w:lang w:val="en-US" w:eastAsia="en-US"/>
            </w:rPr>
            <w:t>DE</w:t>
          </w:r>
          <w:r w:rsidR="00F86415">
            <w:rPr>
              <w:b/>
              <w:bCs/>
              <w:lang w:val="en-US" w:eastAsia="en-US"/>
            </w:rPr>
            <w:t>CLARATION</w:t>
          </w:r>
          <w:r w:rsidR="00F86415">
            <w:rPr>
              <w:lang w:val="en-US" w:eastAsia="en-US"/>
            </w:rPr>
            <w:t>…………………………………………………………………………………………II</w:t>
          </w:r>
        </w:p>
        <w:p w14:paraId="792012D5" w14:textId="16D0FF6A" w:rsidR="00926CD6" w:rsidRPr="003F3F4E" w:rsidRDefault="00926CD6" w:rsidP="0031457C">
          <w:pPr>
            <w:ind w:left="0" w:firstLine="0"/>
            <w:rPr>
              <w:lang w:val="en-US" w:eastAsia="en-US"/>
            </w:rPr>
          </w:pPr>
          <w:r>
            <w:rPr>
              <w:b/>
              <w:bCs/>
              <w:lang w:val="en-US" w:eastAsia="en-US"/>
            </w:rPr>
            <w:t>CERTIFICATE OF ORIGINALITY</w:t>
          </w:r>
          <w:r w:rsidR="003F3F4E">
            <w:rPr>
              <w:lang w:val="en-US" w:eastAsia="en-US"/>
            </w:rPr>
            <w:t>………………………………………………………………</w:t>
          </w:r>
          <w:proofErr w:type="gramStart"/>
          <w:r w:rsidR="003F3F4E">
            <w:rPr>
              <w:lang w:val="en-US" w:eastAsia="en-US"/>
            </w:rPr>
            <w:t>…..</w:t>
          </w:r>
          <w:proofErr w:type="gramEnd"/>
          <w:r w:rsidR="003F3F4E">
            <w:rPr>
              <w:lang w:val="en-US" w:eastAsia="en-US"/>
            </w:rPr>
            <w:t>III</w:t>
          </w:r>
        </w:p>
        <w:p w14:paraId="472CE980" w14:textId="750A1CCD" w:rsidR="001D0096" w:rsidRPr="00781AA5" w:rsidRDefault="00C637D3" w:rsidP="00D142B0">
          <w:pPr>
            <w:pStyle w:val="TOC1"/>
            <w:tabs>
              <w:tab w:val="left" w:pos="480"/>
              <w:tab w:val="right" w:leader="dot" w:pos="10093"/>
            </w:tabs>
            <w:ind w:firstLine="0"/>
            <w:rPr>
              <w:rFonts w:asciiTheme="minorHAnsi" w:eastAsiaTheme="minorEastAsia" w:hAnsiTheme="minorHAnsi" w:cstheme="minorBidi"/>
              <w:noProof/>
              <w:color w:val="auto"/>
            </w:rPr>
          </w:pPr>
          <w:r>
            <w:rPr>
              <w:b/>
              <w:bCs/>
            </w:rPr>
            <w:t>1</w:t>
          </w:r>
          <w:r w:rsidR="00D142B0">
            <w:rPr>
              <w:b/>
              <w:bCs/>
            </w:rPr>
            <w:t>.</w:t>
          </w:r>
          <w:r w:rsidR="00937C77">
            <w:fldChar w:fldCharType="begin"/>
          </w:r>
          <w:r w:rsidR="00937C77">
            <w:instrText xml:space="preserve"> TOC \o "1-3" \h \z \u </w:instrText>
          </w:r>
          <w:r w:rsidR="00937C77">
            <w:fldChar w:fldCharType="separate"/>
          </w:r>
          <w:r w:rsidR="00781AA5">
            <w:rPr>
              <w:b/>
              <w:bCs/>
            </w:rPr>
            <w:t>INTRODUCTION</w:t>
          </w:r>
          <w:r w:rsidR="00781AA5">
            <w:t>………………………………………………………………………………</w:t>
          </w:r>
          <w:proofErr w:type="gramStart"/>
          <w:r w:rsidR="00781AA5">
            <w:t>…</w:t>
          </w:r>
          <w:r w:rsidR="00C5379F">
            <w:t>.</w:t>
          </w:r>
          <w:r w:rsidR="00781AA5">
            <w:t>…</w:t>
          </w:r>
          <w:r w:rsidR="002C75D5">
            <w:t>..</w:t>
          </w:r>
          <w:proofErr w:type="gramEnd"/>
          <w:r w:rsidR="002C75D5">
            <w:t>4</w:t>
          </w:r>
        </w:p>
        <w:p w14:paraId="2106BFA0" w14:textId="7AFEDD11" w:rsidR="001D0096" w:rsidRDefault="001D0096">
          <w:pPr>
            <w:pStyle w:val="TOC1"/>
            <w:tabs>
              <w:tab w:val="right" w:leader="dot" w:pos="10093"/>
            </w:tabs>
            <w:rPr>
              <w:rFonts w:asciiTheme="minorHAnsi" w:eastAsiaTheme="minorEastAsia" w:hAnsiTheme="minorHAnsi" w:cstheme="minorBidi"/>
              <w:noProof/>
              <w:color w:val="auto"/>
            </w:rPr>
          </w:pPr>
          <w:hyperlink w:anchor="_Toc228704931" w:history="1">
            <w:r w:rsidRPr="009F02BC">
              <w:rPr>
                <w:rStyle w:val="Hyperlink"/>
                <w:b/>
                <w:bCs/>
                <w:noProof/>
              </w:rPr>
              <w:t>2.OBJECTIVES</w:t>
            </w:r>
            <w:r>
              <w:rPr>
                <w:noProof/>
                <w:webHidden/>
              </w:rPr>
              <w:tab/>
            </w:r>
            <w:r>
              <w:rPr>
                <w:noProof/>
                <w:webHidden/>
              </w:rPr>
              <w:fldChar w:fldCharType="begin"/>
            </w:r>
            <w:r>
              <w:rPr>
                <w:noProof/>
                <w:webHidden/>
              </w:rPr>
              <w:instrText xml:space="preserve"> PAGEREF _Toc228704931 \h </w:instrText>
            </w:r>
            <w:r>
              <w:rPr>
                <w:noProof/>
                <w:webHidden/>
              </w:rPr>
            </w:r>
            <w:r>
              <w:rPr>
                <w:noProof/>
                <w:webHidden/>
              </w:rPr>
              <w:fldChar w:fldCharType="separate"/>
            </w:r>
            <w:r>
              <w:rPr>
                <w:noProof/>
                <w:webHidden/>
              </w:rPr>
              <w:t>5</w:t>
            </w:r>
            <w:r>
              <w:rPr>
                <w:noProof/>
                <w:webHidden/>
              </w:rPr>
              <w:fldChar w:fldCharType="end"/>
            </w:r>
          </w:hyperlink>
        </w:p>
        <w:p w14:paraId="1AF214B9" w14:textId="56F46056" w:rsidR="001D0096" w:rsidRPr="002C6E58" w:rsidRDefault="003639C7">
          <w:pPr>
            <w:pStyle w:val="TOC1"/>
            <w:tabs>
              <w:tab w:val="right" w:leader="dot" w:pos="10093"/>
            </w:tabs>
            <w:rPr>
              <w:rFonts w:asciiTheme="minorHAnsi" w:eastAsiaTheme="minorEastAsia" w:hAnsiTheme="minorHAnsi" w:cstheme="minorBidi"/>
              <w:noProof/>
              <w:color w:val="auto"/>
            </w:rPr>
          </w:pPr>
          <w:r>
            <w:rPr>
              <w:b/>
              <w:bCs/>
            </w:rPr>
            <w:t>3</w:t>
          </w:r>
          <w:r w:rsidR="002C6E58">
            <w:rPr>
              <w:b/>
              <w:bCs/>
            </w:rPr>
            <w:t>.SYSTEM ANALYSIS</w:t>
          </w:r>
          <w:r w:rsidR="002C6E58">
            <w:t>…………………………………………………………………………………..7</w:t>
          </w:r>
        </w:p>
        <w:p w14:paraId="5411CE81" w14:textId="3EAE0F79" w:rsidR="001D0096" w:rsidRPr="0059236C" w:rsidRDefault="00D142B0">
          <w:pPr>
            <w:pStyle w:val="TOC1"/>
            <w:tabs>
              <w:tab w:val="right" w:leader="dot" w:pos="10093"/>
            </w:tabs>
            <w:rPr>
              <w:rFonts w:asciiTheme="minorHAnsi" w:eastAsiaTheme="minorEastAsia" w:hAnsiTheme="minorHAnsi" w:cstheme="minorBidi"/>
              <w:noProof/>
              <w:color w:val="auto"/>
            </w:rPr>
          </w:pPr>
          <w:r>
            <w:rPr>
              <w:b/>
              <w:bCs/>
            </w:rPr>
            <w:t>3.</w:t>
          </w:r>
          <w:r w:rsidR="008673FA">
            <w:rPr>
              <w:b/>
              <w:bCs/>
            </w:rPr>
            <w:t xml:space="preserve">1 </w:t>
          </w:r>
          <w:r w:rsidR="000F6149">
            <w:rPr>
              <w:b/>
              <w:bCs/>
            </w:rPr>
            <w:t xml:space="preserve">Identification </w:t>
          </w:r>
          <w:r w:rsidR="0059236C">
            <w:rPr>
              <w:b/>
              <w:bCs/>
            </w:rPr>
            <w:t>of Need</w:t>
          </w:r>
          <w:r w:rsidR="0059236C">
            <w:t>………</w:t>
          </w:r>
          <w:r w:rsidR="0058734A">
            <w:t>.</w:t>
          </w:r>
          <w:r w:rsidR="0059236C">
            <w:t>………………………………………………………………………..</w:t>
          </w:r>
          <w:r w:rsidR="008673FA">
            <w:t>7</w:t>
          </w:r>
        </w:p>
        <w:p w14:paraId="4A2C07C6" w14:textId="76C3F5E9" w:rsidR="001D0096" w:rsidRPr="0058734A" w:rsidRDefault="008673FA">
          <w:pPr>
            <w:pStyle w:val="TOC1"/>
            <w:tabs>
              <w:tab w:val="right" w:leader="dot" w:pos="10093"/>
            </w:tabs>
            <w:rPr>
              <w:rFonts w:asciiTheme="minorHAnsi" w:eastAsiaTheme="minorEastAsia" w:hAnsiTheme="minorHAnsi" w:cstheme="minorBidi"/>
              <w:noProof/>
              <w:color w:val="auto"/>
            </w:rPr>
          </w:pPr>
          <w:r>
            <w:rPr>
              <w:b/>
              <w:bCs/>
            </w:rPr>
            <w:t>3</w:t>
          </w:r>
          <w:r w:rsidR="0058734A">
            <w:rPr>
              <w:b/>
              <w:bCs/>
            </w:rPr>
            <w:t>.2 Preliminary Investigation</w:t>
          </w:r>
          <w:r w:rsidR="0058734A">
            <w:t>……………………………………………………………………………</w:t>
          </w:r>
          <w:r w:rsidR="002F173E">
            <w:t>.8</w:t>
          </w:r>
        </w:p>
        <w:p w14:paraId="163319C3" w14:textId="4093E93F" w:rsidR="001D0096" w:rsidRPr="00362439" w:rsidRDefault="00362439">
          <w:pPr>
            <w:pStyle w:val="TOC1"/>
            <w:tabs>
              <w:tab w:val="right" w:leader="dot" w:pos="10093"/>
            </w:tabs>
            <w:rPr>
              <w:rFonts w:asciiTheme="minorHAnsi" w:eastAsiaTheme="minorEastAsia" w:hAnsiTheme="minorHAnsi" w:cstheme="minorBidi"/>
              <w:noProof/>
              <w:color w:val="auto"/>
            </w:rPr>
          </w:pPr>
          <w:r>
            <w:rPr>
              <w:b/>
              <w:bCs/>
            </w:rPr>
            <w:t>3.3 Feasibility Study</w:t>
          </w:r>
          <w:r w:rsidR="00933B6B">
            <w:t>………………………………………………………………………………………9</w:t>
          </w:r>
        </w:p>
        <w:p w14:paraId="417017B8" w14:textId="3E2C7061" w:rsidR="001D0096" w:rsidRPr="001D6996" w:rsidRDefault="00E44604">
          <w:pPr>
            <w:pStyle w:val="TOC1"/>
            <w:tabs>
              <w:tab w:val="right" w:leader="dot" w:pos="10093"/>
            </w:tabs>
            <w:rPr>
              <w:rFonts w:asciiTheme="minorHAnsi" w:eastAsiaTheme="minorEastAsia" w:hAnsiTheme="minorHAnsi" w:cstheme="minorBidi"/>
              <w:noProof/>
              <w:color w:val="auto"/>
            </w:rPr>
          </w:pPr>
          <w:r>
            <w:rPr>
              <w:b/>
              <w:bCs/>
            </w:rPr>
            <w:t>3.4 Project Planning and Scheduling</w:t>
          </w:r>
          <w:r w:rsidR="001D6996">
            <w:t>……………………………………………………………………9</w:t>
          </w:r>
        </w:p>
        <w:p w14:paraId="76D254E4" w14:textId="396AFD90" w:rsidR="00C85CCB" w:rsidRDefault="002B70A2" w:rsidP="00F376D0">
          <w:pPr>
            <w:pStyle w:val="TOC1"/>
            <w:tabs>
              <w:tab w:val="right" w:leader="dot" w:pos="10093"/>
            </w:tabs>
            <w:ind w:firstLine="0"/>
          </w:pPr>
          <w:r>
            <w:rPr>
              <w:b/>
              <w:bCs/>
            </w:rPr>
            <w:t xml:space="preserve">3.5 </w:t>
          </w:r>
          <w:r w:rsidR="00322947">
            <w:rPr>
              <w:b/>
              <w:bCs/>
            </w:rPr>
            <w:t>Software Requirement Specification</w:t>
          </w:r>
          <w:r w:rsidR="00F376D0">
            <w:rPr>
              <w:b/>
              <w:bCs/>
            </w:rPr>
            <w:t>(SRS)</w:t>
          </w:r>
          <w:r w:rsidR="00F376D0">
            <w:t>……………………………………………………</w:t>
          </w:r>
          <w:r w:rsidR="00F9045B">
            <w:t>.</w:t>
          </w:r>
          <w:r w:rsidR="00F376D0">
            <w:t>…</w:t>
          </w:r>
          <w:r w:rsidR="002A03F1">
            <w:t>..10</w:t>
          </w:r>
        </w:p>
        <w:p w14:paraId="7D808156" w14:textId="588E4ACA" w:rsidR="00294D55" w:rsidRPr="00434E36" w:rsidRDefault="001600B9" w:rsidP="00F376D0">
          <w:pPr>
            <w:pStyle w:val="TOC1"/>
            <w:tabs>
              <w:tab w:val="right" w:leader="dot" w:pos="10093"/>
            </w:tabs>
            <w:ind w:firstLine="0"/>
          </w:pPr>
          <w:r>
            <w:rPr>
              <w:b/>
              <w:bCs/>
            </w:rPr>
            <w:t xml:space="preserve">3.6 </w:t>
          </w:r>
          <w:r w:rsidR="00950B9D" w:rsidRPr="00434E36">
            <w:rPr>
              <w:b/>
              <w:bCs/>
            </w:rPr>
            <w:t>External Interfa</w:t>
          </w:r>
          <w:r w:rsidR="00F25FB5">
            <w:rPr>
              <w:b/>
              <w:bCs/>
            </w:rPr>
            <w:t xml:space="preserve">ce </w:t>
          </w:r>
          <w:r w:rsidR="00950B9D" w:rsidRPr="00434E36">
            <w:rPr>
              <w:b/>
              <w:bCs/>
            </w:rPr>
            <w:t>Requiremen</w:t>
          </w:r>
          <w:r w:rsidR="00F25FB5">
            <w:rPr>
              <w:b/>
              <w:bCs/>
            </w:rPr>
            <w:t>t……</w:t>
          </w:r>
          <w:r w:rsidR="003404C9" w:rsidRPr="00434E36">
            <w:t>…………………………………………………………</w:t>
          </w:r>
          <w:r w:rsidR="00B4371C">
            <w:t>..</w:t>
          </w:r>
          <w:r w:rsidR="00F9045B">
            <w:t>.</w:t>
          </w:r>
          <w:r w:rsidR="00B4371C">
            <w:t>.</w:t>
          </w:r>
          <w:r w:rsidR="003404C9" w:rsidRPr="00434E36">
            <w:t>…</w:t>
          </w:r>
          <w:r w:rsidR="000723DC">
            <w:t>11</w:t>
          </w:r>
        </w:p>
        <w:p w14:paraId="446B0FC8" w14:textId="111C78ED" w:rsidR="001D0096" w:rsidRPr="00FA26E6" w:rsidRDefault="000A11EB">
          <w:pPr>
            <w:pStyle w:val="TOC1"/>
            <w:tabs>
              <w:tab w:val="right" w:leader="dot" w:pos="10093"/>
            </w:tabs>
          </w:pPr>
          <w:r>
            <w:rPr>
              <w:b/>
              <w:bCs/>
            </w:rPr>
            <w:t>4.FLOW CHART……</w:t>
          </w:r>
          <w:r w:rsidRPr="002D125B">
            <w:t>…………………………………………………………………………………..</w:t>
          </w:r>
          <w:r w:rsidR="00FA26E6">
            <w:t>12</w:t>
          </w:r>
        </w:p>
        <w:p w14:paraId="6659DE61" w14:textId="481BD654" w:rsidR="00955A70" w:rsidRPr="002D125B" w:rsidRDefault="000A11EB" w:rsidP="00955A70">
          <w:pPr>
            <w:ind w:left="0" w:firstLine="0"/>
          </w:pPr>
          <w:r>
            <w:rPr>
              <w:b/>
              <w:bCs/>
            </w:rPr>
            <w:t>5</w:t>
          </w:r>
          <w:r w:rsidR="00955A70">
            <w:t>.</w:t>
          </w:r>
          <w:r w:rsidR="00BC1B4D">
            <w:rPr>
              <w:b/>
              <w:bCs/>
            </w:rPr>
            <w:t>DFD Level 0…</w:t>
          </w:r>
          <w:r w:rsidR="00BC1B4D" w:rsidRPr="002D125B">
            <w:t>………………………………………………………………………………………</w:t>
          </w:r>
          <w:r w:rsidR="00EF0040" w:rsidRPr="002D125B">
            <w:t>…1</w:t>
          </w:r>
          <w:r w:rsidR="00FA26E6">
            <w:t>3</w:t>
          </w:r>
        </w:p>
        <w:p w14:paraId="6A9976F7" w14:textId="7AF6380E" w:rsidR="00EF0040" w:rsidRPr="00955A70" w:rsidRDefault="00EF0040" w:rsidP="00955A70">
          <w:pPr>
            <w:ind w:left="0" w:firstLine="0"/>
            <w:rPr>
              <w:b/>
              <w:bCs/>
            </w:rPr>
          </w:pPr>
          <w:r>
            <w:rPr>
              <w:b/>
              <w:bCs/>
            </w:rPr>
            <w:t>6.DFD Level 1…</w:t>
          </w:r>
          <w:r w:rsidRPr="002D125B">
            <w:t>………………………………………………………………………………………</w:t>
          </w:r>
          <w:r w:rsidR="00F9045B">
            <w:t>…</w:t>
          </w:r>
          <w:r w:rsidRPr="002D125B">
            <w:t>1</w:t>
          </w:r>
          <w:r w:rsidR="00B13B5E">
            <w:t>4</w:t>
          </w:r>
        </w:p>
        <w:p w14:paraId="3882CE05" w14:textId="1B34E33C" w:rsidR="001D0096" w:rsidRPr="0084350C" w:rsidRDefault="0084350C" w:rsidP="00B4371C">
          <w:pPr>
            <w:pStyle w:val="TOC1"/>
            <w:tabs>
              <w:tab w:val="right" w:leader="dot" w:pos="10093"/>
            </w:tabs>
            <w:rPr>
              <w:b/>
              <w:bCs/>
            </w:rPr>
          </w:pPr>
          <w:r>
            <w:rPr>
              <w:b/>
              <w:bCs/>
            </w:rPr>
            <w:t>7.GANT CHART</w:t>
          </w:r>
          <w:r w:rsidRPr="002B3E64">
            <w:t>………………………………………………………………………………………..1</w:t>
          </w:r>
          <w:r w:rsidR="00B13B5E">
            <w:t>5</w:t>
          </w:r>
        </w:p>
        <w:p w14:paraId="643EBE09" w14:textId="0D0C44D4" w:rsidR="00F2239C" w:rsidRPr="002B3E64" w:rsidRDefault="00F2239C" w:rsidP="00F2239C">
          <w:pPr>
            <w:ind w:left="0" w:firstLine="0"/>
          </w:pPr>
          <w:r>
            <w:rPr>
              <w:b/>
              <w:bCs/>
            </w:rPr>
            <w:t>8.</w:t>
          </w:r>
          <w:r w:rsidR="008B503C">
            <w:rPr>
              <w:b/>
              <w:bCs/>
            </w:rPr>
            <w:t>PERT</w:t>
          </w:r>
          <w:r>
            <w:rPr>
              <w:b/>
              <w:bCs/>
            </w:rPr>
            <w:t xml:space="preserve"> CHART</w:t>
          </w:r>
          <w:r w:rsidRPr="002B3E64">
            <w:t>………………………………………………………………………………………</w:t>
          </w:r>
          <w:r w:rsidR="00361EBE" w:rsidRPr="002B3E64">
            <w:t>...1</w:t>
          </w:r>
          <w:r w:rsidR="00B13B5E">
            <w:t>6</w:t>
          </w:r>
        </w:p>
        <w:p w14:paraId="0D266758" w14:textId="7229F756" w:rsidR="001D0096" w:rsidRPr="008A6EAB" w:rsidRDefault="00916328">
          <w:pPr>
            <w:pStyle w:val="TOC1"/>
            <w:tabs>
              <w:tab w:val="right" w:leader="dot" w:pos="10093"/>
            </w:tabs>
            <w:rPr>
              <w:rFonts w:asciiTheme="minorHAnsi" w:eastAsiaTheme="minorEastAsia" w:hAnsiTheme="minorHAnsi" w:cstheme="minorBidi"/>
              <w:noProof/>
              <w:color w:val="auto"/>
            </w:rPr>
          </w:pPr>
          <w:r>
            <w:rPr>
              <w:b/>
              <w:bCs/>
            </w:rPr>
            <w:t>9.C</w:t>
          </w:r>
          <w:r w:rsidR="00C63B6E">
            <w:rPr>
              <w:b/>
              <w:bCs/>
            </w:rPr>
            <w:t>LASS DIAGRAM</w:t>
          </w:r>
          <w:r w:rsidR="008A6EAB">
            <w:t>……</w:t>
          </w:r>
          <w:r w:rsidR="00C63B6E">
            <w:t>...</w:t>
          </w:r>
          <w:r w:rsidR="008A6EAB">
            <w:t>……………………………………………………………………………17</w:t>
          </w:r>
        </w:p>
        <w:p w14:paraId="15574010" w14:textId="1FB0B527" w:rsidR="001D0096" w:rsidRDefault="00CB2292">
          <w:pPr>
            <w:pStyle w:val="TOC1"/>
            <w:tabs>
              <w:tab w:val="right" w:leader="dot" w:pos="10093"/>
            </w:tabs>
            <w:rPr>
              <w:rFonts w:asciiTheme="minorHAnsi" w:eastAsiaTheme="minorEastAsia" w:hAnsiTheme="minorHAnsi" w:cstheme="minorBidi"/>
              <w:noProof/>
              <w:color w:val="auto"/>
            </w:rPr>
          </w:pPr>
          <w:hyperlink w:anchor="_Toc228704943" w:history="1">
            <w:r>
              <w:rPr>
                <w:rStyle w:val="Hyperlink"/>
                <w:b/>
                <w:bCs/>
                <w:noProof/>
              </w:rPr>
              <w:t>10</w:t>
            </w:r>
            <w:r w:rsidR="00C63B6E">
              <w:rPr>
                <w:rStyle w:val="Hyperlink"/>
                <w:b/>
                <w:bCs/>
                <w:noProof/>
              </w:rPr>
              <w:t>.SYSTEM DIAGRAM</w:t>
            </w:r>
            <w:r w:rsidR="001D0096">
              <w:rPr>
                <w:noProof/>
                <w:webHidden/>
              </w:rPr>
              <w:tab/>
            </w:r>
            <w:r w:rsidR="001D0096">
              <w:rPr>
                <w:noProof/>
                <w:webHidden/>
              </w:rPr>
              <w:fldChar w:fldCharType="begin"/>
            </w:r>
            <w:r w:rsidR="001D0096">
              <w:rPr>
                <w:noProof/>
                <w:webHidden/>
              </w:rPr>
              <w:instrText xml:space="preserve"> PAGEREF _Toc228704943 \h </w:instrText>
            </w:r>
            <w:r w:rsidR="001D0096">
              <w:rPr>
                <w:noProof/>
                <w:webHidden/>
              </w:rPr>
            </w:r>
            <w:r w:rsidR="001D0096">
              <w:rPr>
                <w:noProof/>
                <w:webHidden/>
              </w:rPr>
              <w:fldChar w:fldCharType="separate"/>
            </w:r>
            <w:r w:rsidR="001D0096">
              <w:rPr>
                <w:noProof/>
                <w:webHidden/>
              </w:rPr>
              <w:t>22</w:t>
            </w:r>
            <w:r w:rsidR="001D0096">
              <w:rPr>
                <w:noProof/>
                <w:webHidden/>
              </w:rPr>
              <w:fldChar w:fldCharType="end"/>
            </w:r>
          </w:hyperlink>
        </w:p>
        <w:p w14:paraId="10019AE3" w14:textId="30A2965F" w:rsidR="005552A1" w:rsidRPr="000311F5" w:rsidRDefault="00FE2201" w:rsidP="005552A1">
          <w:pPr>
            <w:pStyle w:val="TOC1"/>
            <w:tabs>
              <w:tab w:val="right" w:leader="dot" w:pos="10093"/>
            </w:tabs>
          </w:pPr>
          <w:r>
            <w:rPr>
              <w:b/>
              <w:bCs/>
            </w:rPr>
            <w:t>11.</w:t>
          </w:r>
          <w:r w:rsidR="000311F5">
            <w:rPr>
              <w:b/>
              <w:bCs/>
            </w:rPr>
            <w:t>FUTURE SCOPE AND FUTURE ENHANCEMENTS</w:t>
          </w:r>
          <w:r w:rsidR="000311F5">
            <w:t>…………………………………………...21</w:t>
          </w:r>
        </w:p>
        <w:p w14:paraId="1889E361" w14:textId="4EE5DADE" w:rsidR="001D0096" w:rsidRPr="00100043" w:rsidRDefault="00100043">
          <w:pPr>
            <w:pStyle w:val="TOC1"/>
            <w:tabs>
              <w:tab w:val="right" w:leader="dot" w:pos="10093"/>
            </w:tabs>
            <w:rPr>
              <w:rFonts w:asciiTheme="minorHAnsi" w:eastAsiaTheme="minorEastAsia" w:hAnsiTheme="minorHAnsi" w:cstheme="minorBidi"/>
              <w:noProof/>
              <w:color w:val="auto"/>
            </w:rPr>
          </w:pPr>
          <w:r>
            <w:rPr>
              <w:b/>
              <w:bCs/>
            </w:rPr>
            <w:t>12.C</w:t>
          </w:r>
          <w:r w:rsidR="00FC5E65">
            <w:rPr>
              <w:b/>
              <w:bCs/>
            </w:rPr>
            <w:t>ODING</w:t>
          </w:r>
          <w:r>
            <w:t>……………………………………………………………………………………………..</w:t>
          </w:r>
          <w:r w:rsidR="00B007B1">
            <w:t>.24</w:t>
          </w:r>
        </w:p>
        <w:p w14:paraId="7CE4ACE4" w14:textId="2F629C12" w:rsidR="001D0096" w:rsidRPr="001944E3" w:rsidRDefault="001944E3">
          <w:pPr>
            <w:pStyle w:val="TOC1"/>
            <w:tabs>
              <w:tab w:val="right" w:leader="dot" w:pos="10093"/>
            </w:tabs>
            <w:rPr>
              <w:rFonts w:asciiTheme="minorHAnsi" w:eastAsiaTheme="minorEastAsia" w:hAnsiTheme="minorHAnsi" w:cstheme="minorBidi"/>
              <w:noProof/>
              <w:color w:val="auto"/>
            </w:rPr>
          </w:pPr>
          <w:r>
            <w:rPr>
              <w:b/>
              <w:bCs/>
            </w:rPr>
            <w:t>13.PROFILE OF TWO IT COMPANIES</w:t>
          </w:r>
          <w:r>
            <w:t>……………………………………………………………..</w:t>
          </w:r>
          <w:r w:rsidR="00C5379F">
            <w:t>32</w:t>
          </w:r>
        </w:p>
        <w:p w14:paraId="6BC9B0EB" w14:textId="5721C511" w:rsidR="001D0096" w:rsidRPr="0034610B" w:rsidRDefault="00AC7CC2">
          <w:pPr>
            <w:pStyle w:val="TOC1"/>
            <w:tabs>
              <w:tab w:val="right" w:leader="dot" w:pos="10093"/>
            </w:tabs>
            <w:rPr>
              <w:rFonts w:asciiTheme="minorHAnsi" w:eastAsiaTheme="minorEastAsia" w:hAnsiTheme="minorHAnsi" w:cstheme="minorBidi"/>
              <w:noProof/>
              <w:color w:val="auto"/>
            </w:rPr>
          </w:pPr>
          <w:r>
            <w:rPr>
              <w:b/>
              <w:bCs/>
            </w:rPr>
            <w:t>1</w:t>
          </w:r>
          <w:r w:rsidR="00FA147B">
            <w:rPr>
              <w:b/>
              <w:bCs/>
            </w:rPr>
            <w:t>4</w:t>
          </w:r>
          <w:r>
            <w:rPr>
              <w:b/>
              <w:bCs/>
            </w:rPr>
            <w:t>.B</w:t>
          </w:r>
          <w:r w:rsidR="00B52B19">
            <w:rPr>
              <w:b/>
              <w:bCs/>
            </w:rPr>
            <w:t>IBLIOGRAPHY</w:t>
          </w:r>
          <w:r w:rsidR="0031457C">
            <w:t>..</w:t>
          </w:r>
          <w:r w:rsidR="0034610B">
            <w:t>………………………………………………………………………………….36</w:t>
          </w:r>
        </w:p>
        <w:p w14:paraId="4085B899" w14:textId="33951E95" w:rsidR="00937C77" w:rsidRDefault="00937C77">
          <w:r>
            <w:rPr>
              <w:b/>
              <w:bCs/>
              <w:noProof/>
            </w:rPr>
            <w:fldChar w:fldCharType="end"/>
          </w:r>
        </w:p>
      </w:sdtContent>
    </w:sdt>
    <w:p w14:paraId="048E22D7" w14:textId="77777777" w:rsidR="00CB4101" w:rsidRDefault="00CB4101" w:rsidP="00251240"/>
    <w:p w14:paraId="03C1BC8E" w14:textId="77777777" w:rsidR="005C6B1D" w:rsidRDefault="005C6B1D" w:rsidP="00251240"/>
    <w:p w14:paraId="407263E8" w14:textId="77777777" w:rsidR="005C6B1D" w:rsidRDefault="005C6B1D" w:rsidP="00251240"/>
    <w:p w14:paraId="6B87F6BD" w14:textId="7307CBAD" w:rsidR="005C6B1D" w:rsidRPr="00434E36" w:rsidRDefault="005C6B1D" w:rsidP="00E12226">
      <w:pPr>
        <w:ind w:left="0" w:firstLine="0"/>
        <w:sectPr w:rsidR="005C6B1D" w:rsidRPr="00434E36" w:rsidSect="001D0096">
          <w:headerReference w:type="even" r:id="rId9"/>
          <w:headerReference w:type="default" r:id="rId10"/>
          <w:footerReference w:type="even" r:id="rId11"/>
          <w:footerReference w:type="default" r:id="rId12"/>
          <w:headerReference w:type="first" r:id="rId13"/>
          <w:footerReference w:type="first" r:id="rId14"/>
          <w:pgSz w:w="12240" w:h="15840"/>
          <w:pgMar w:top="1505" w:right="1069" w:bottom="679" w:left="1068" w:header="480" w:footer="480" w:gutter="0"/>
          <w:pgNumType w:fmt="upperRoman"/>
          <w:cols w:space="720"/>
          <w:titlePg/>
        </w:sectPr>
      </w:pPr>
    </w:p>
    <w:p w14:paraId="4A085DB0" w14:textId="47B4781C" w:rsidR="00BA45DE" w:rsidRPr="00E12226" w:rsidRDefault="00E12226" w:rsidP="00E12226">
      <w:pPr>
        <w:spacing w:line="276" w:lineRule="auto"/>
        <w:ind w:left="0" w:firstLine="0"/>
        <w:rPr>
          <w:b/>
          <w:bCs/>
          <w:sz w:val="40"/>
          <w:szCs w:val="40"/>
        </w:rPr>
      </w:pPr>
      <w:r>
        <w:rPr>
          <w:b/>
          <w:bCs/>
          <w:sz w:val="40"/>
          <w:szCs w:val="40"/>
        </w:rPr>
        <w:lastRenderedPageBreak/>
        <w:t>1.</w:t>
      </w:r>
      <w:r w:rsidR="00BA45DE" w:rsidRPr="00E12226">
        <w:rPr>
          <w:b/>
          <w:bCs/>
          <w:sz w:val="40"/>
          <w:szCs w:val="40"/>
        </w:rPr>
        <w:t>INTRODUCTION</w:t>
      </w:r>
    </w:p>
    <w:p w14:paraId="635A71A1" w14:textId="77777777" w:rsidR="00E643A2" w:rsidRDefault="00E643A2" w:rsidP="00BA45DE">
      <w:pPr>
        <w:spacing w:line="276" w:lineRule="auto"/>
      </w:pPr>
    </w:p>
    <w:p w14:paraId="3DFF0C85" w14:textId="23ED581F" w:rsidR="00BA45DE" w:rsidRPr="00BA45DE" w:rsidRDefault="00BA45DE" w:rsidP="00EB2655">
      <w:pPr>
        <w:spacing w:line="360" w:lineRule="auto"/>
      </w:pPr>
      <w:r w:rsidRPr="00BA45DE">
        <w:t xml:space="preserve">The </w:t>
      </w:r>
      <w:r w:rsidRPr="00BA45DE">
        <w:rPr>
          <w:b/>
          <w:bCs/>
        </w:rPr>
        <w:t>“Reasoning Game”</w:t>
      </w:r>
      <w:r w:rsidRPr="00BA45DE">
        <w:t xml:space="preserve"> is a simple console-based quiz application developed using </w:t>
      </w:r>
      <w:r w:rsidRPr="00BA45DE">
        <w:rPr>
          <w:b/>
          <w:bCs/>
        </w:rPr>
        <w:t>C++</w:t>
      </w:r>
      <w:r w:rsidRPr="00BA45DE">
        <w:t>. The main purpose of this project is to improve the logical reasoning and problem-solving skills of users through a set of 30 multiple-choice questions. The game is designed for beginners and students, making it easy to understand and use</w:t>
      </w:r>
      <w:r w:rsidR="001B5FD3">
        <w:t>.</w:t>
      </w:r>
    </w:p>
    <w:p w14:paraId="7C900D26" w14:textId="026A1BC2" w:rsidR="00BA45DE" w:rsidRPr="00BA45DE" w:rsidRDefault="00BA45DE" w:rsidP="00EB2655">
      <w:pPr>
        <w:spacing w:line="360" w:lineRule="auto"/>
        <w:ind w:left="271" w:firstLine="0"/>
      </w:pPr>
      <w:r w:rsidRPr="00BA45DE">
        <w:t>The questions in the game cover different types of reasoning topics such as numerical sequences (e.g., 1, 2, 4, 8), odd-one-out problems, analogies (e.g., Dog → Bark, Cat → Meow), basic mathematical puzzles, and general knowledge questions. This variety helps users practice different thinking skills in an interesting and engaging way.</w:t>
      </w:r>
    </w:p>
    <w:p w14:paraId="3D556BE8" w14:textId="77777777" w:rsidR="00BA45DE" w:rsidRPr="00BA45DE" w:rsidRDefault="00BA45DE" w:rsidP="00EB2655">
      <w:pPr>
        <w:spacing w:line="360" w:lineRule="auto"/>
      </w:pPr>
      <w:r w:rsidRPr="00BA45DE">
        <w:t xml:space="preserve">The program is implemented using basic C++ concepts. It uses </w:t>
      </w:r>
      <w:proofErr w:type="spellStart"/>
      <w:r w:rsidRPr="00BA45DE">
        <w:rPr>
          <w:b/>
          <w:bCs/>
        </w:rPr>
        <w:t>cout</w:t>
      </w:r>
      <w:proofErr w:type="spellEnd"/>
      <w:r w:rsidRPr="00BA45DE">
        <w:t xml:space="preserve"> for displaying output and </w:t>
      </w:r>
      <w:proofErr w:type="spellStart"/>
      <w:r w:rsidRPr="00BA45DE">
        <w:rPr>
          <w:b/>
          <w:bCs/>
        </w:rPr>
        <w:t>cin</w:t>
      </w:r>
      <w:proofErr w:type="spellEnd"/>
      <w:r w:rsidRPr="00BA45DE">
        <w:t xml:space="preserve"> for taking user input. Conditional statements (</w:t>
      </w:r>
      <w:r w:rsidRPr="00BA45DE">
        <w:rPr>
          <w:b/>
          <w:bCs/>
        </w:rPr>
        <w:t>if-else</w:t>
      </w:r>
      <w:r w:rsidRPr="00BA45DE">
        <w:t>) are used to check whether the user’s answer is correct or not, and loops are used to display multiple questions one after another. The game starts with a welcome message and maintains a score counter to track the user’s performance.</w:t>
      </w:r>
    </w:p>
    <w:p w14:paraId="11197BED" w14:textId="77777777" w:rsidR="00BA45DE" w:rsidRPr="00BA45DE" w:rsidRDefault="00BA45DE" w:rsidP="00EB2655">
      <w:pPr>
        <w:spacing w:line="360" w:lineRule="auto"/>
      </w:pPr>
      <w:r w:rsidRPr="00BA45DE">
        <w:t>After each question, the program provides immediate feedback by telling the user whether the answer is correct or incorrect. At the end of the quiz, the total score out of 30 is displayed along with a performance message such as “Perfect!”, “Good job!”, or “Keep practicing!”. This makes the game more interactive and motivates users to improve.</w:t>
      </w:r>
    </w:p>
    <w:p w14:paraId="19B3E201" w14:textId="77777777" w:rsidR="00BA45DE" w:rsidRPr="00BA45DE" w:rsidRDefault="00BA45DE" w:rsidP="00EB2655">
      <w:pPr>
        <w:spacing w:line="360" w:lineRule="auto"/>
        <w:ind w:left="271" w:firstLine="0"/>
      </w:pPr>
      <w:r w:rsidRPr="00BA45DE">
        <w:t>This project demonstrates basic programming concepts such as variables, input/output operations, loops, and conditional statements. It does not require any external libraries and can run on any system that supports C++, such as Windows or Linux.</w:t>
      </w:r>
    </w:p>
    <w:p w14:paraId="54FE7BAD" w14:textId="77777777" w:rsidR="0084349A" w:rsidRDefault="00BA45DE" w:rsidP="00EB2655">
      <w:pPr>
        <w:spacing w:line="360" w:lineRule="auto"/>
      </w:pPr>
      <w:r w:rsidRPr="00BA45DE">
        <w:t xml:space="preserve">In conclusion, the Reasoning Game is a simple and effective educational application that combines learning with fun. </w:t>
      </w:r>
      <w:bookmarkStart w:id="1" w:name="_Toc228704931"/>
    </w:p>
    <w:p w14:paraId="112854F3" w14:textId="77777777" w:rsidR="00F11CFC" w:rsidRDefault="00F11CFC" w:rsidP="00F11CFC">
      <w:pPr>
        <w:spacing w:line="276" w:lineRule="auto"/>
        <w:ind w:left="0" w:firstLine="0"/>
      </w:pPr>
    </w:p>
    <w:p w14:paraId="284F72D0" w14:textId="105A244D" w:rsidR="00CB4101" w:rsidRPr="00F11CFC" w:rsidRDefault="00F11CFC" w:rsidP="00F11CFC">
      <w:pPr>
        <w:spacing w:line="276" w:lineRule="auto"/>
        <w:ind w:left="0" w:firstLine="0"/>
        <w:rPr>
          <w:rStyle w:val="Heading1Char"/>
          <w:b/>
          <w:bCs/>
          <w:sz w:val="40"/>
          <w:szCs w:val="40"/>
        </w:rPr>
      </w:pPr>
      <w:r w:rsidRPr="00F11CFC">
        <w:rPr>
          <w:b/>
          <w:bCs/>
          <w:sz w:val="40"/>
          <w:szCs w:val="40"/>
        </w:rPr>
        <w:lastRenderedPageBreak/>
        <w:t>2.</w:t>
      </w:r>
      <w:r w:rsidR="00937C77" w:rsidRPr="00F11CFC">
        <w:rPr>
          <w:rStyle w:val="Heading1Char"/>
          <w:b/>
          <w:bCs/>
          <w:sz w:val="40"/>
          <w:szCs w:val="40"/>
        </w:rPr>
        <w:t>OBJECTIVES</w:t>
      </w:r>
      <w:bookmarkEnd w:id="1"/>
      <w:r w:rsidR="00937C77" w:rsidRPr="00F11CFC">
        <w:rPr>
          <w:rStyle w:val="Heading1Char"/>
          <w:b/>
          <w:bCs/>
          <w:sz w:val="40"/>
          <w:szCs w:val="40"/>
        </w:rPr>
        <w:t xml:space="preserve"> </w:t>
      </w:r>
    </w:p>
    <w:p w14:paraId="1B129CAA" w14:textId="77777777" w:rsidR="00F54403" w:rsidRDefault="00F54403" w:rsidP="00643A01">
      <w:pPr>
        <w:pStyle w:val="ListParagraph"/>
        <w:spacing w:line="276" w:lineRule="auto"/>
        <w:ind w:left="631"/>
      </w:pPr>
    </w:p>
    <w:p w14:paraId="1A468DF1" w14:textId="1DBA9C80" w:rsidR="00643A01" w:rsidRDefault="00643A01" w:rsidP="00F11CFC">
      <w:pPr>
        <w:spacing w:line="360" w:lineRule="auto"/>
        <w:jc w:val="left"/>
      </w:pPr>
      <w:r w:rsidRPr="00643A01">
        <w:t xml:space="preserve">The primary objective of the </w:t>
      </w:r>
      <w:r w:rsidRPr="00F11CFC">
        <w:rPr>
          <w:b/>
          <w:bCs/>
        </w:rPr>
        <w:t>Reasoning Game</w:t>
      </w:r>
      <w:r w:rsidRPr="00643A01">
        <w:t xml:space="preserve"> project is to develop a simple, interactive, and user-friendly quiz application using </w:t>
      </w:r>
      <w:r w:rsidRPr="00F11CFC">
        <w:rPr>
          <w:b/>
          <w:bCs/>
        </w:rPr>
        <w:t>C++</w:t>
      </w:r>
      <w:r w:rsidRPr="00643A01">
        <w:t xml:space="preserve"> that helps users improve their logical reasoning and problem-solving abilities. The game is designed to present 30 multiple-choice questions covering various reasoning topics such as number series, analogies, odd-one-out problems, and basic mathematical puzzles. These questions are intended to enhance the user’s thinking skills and encourage logical analysis.</w:t>
      </w:r>
    </w:p>
    <w:p w14:paraId="0EEB258D" w14:textId="77777777" w:rsidR="00FA492B" w:rsidRPr="00643A01" w:rsidRDefault="00FA492B" w:rsidP="00F11CFC">
      <w:pPr>
        <w:pStyle w:val="ListParagraph"/>
        <w:spacing w:line="360" w:lineRule="auto"/>
        <w:ind w:left="631"/>
        <w:jc w:val="left"/>
      </w:pPr>
    </w:p>
    <w:p w14:paraId="1FC01BDD" w14:textId="77777777" w:rsidR="00643A01" w:rsidRDefault="00643A01" w:rsidP="00F11CFC">
      <w:pPr>
        <w:spacing w:line="360" w:lineRule="auto"/>
        <w:jc w:val="left"/>
      </w:pPr>
      <w:r w:rsidRPr="00643A01">
        <w:t>Another important objective of this project is to make learning more engaging and enjoyable. By presenting questions in a quiz format, the game creates an interactive environment where users can actively participate rather than passively learn. The inclusion of different types of questions ensures that users are exposed to a variety of reasoning patterns, which helps in overall cognitive development.</w:t>
      </w:r>
    </w:p>
    <w:p w14:paraId="667085FE" w14:textId="77777777" w:rsidR="00FA492B" w:rsidRPr="00643A01" w:rsidRDefault="00FA492B" w:rsidP="00F11CFC">
      <w:pPr>
        <w:pStyle w:val="ListParagraph"/>
        <w:spacing w:line="360" w:lineRule="auto"/>
        <w:ind w:left="631"/>
        <w:jc w:val="left"/>
      </w:pPr>
    </w:p>
    <w:p w14:paraId="27F9A170" w14:textId="77777777" w:rsidR="00643A01" w:rsidRDefault="00643A01" w:rsidP="00F11CFC">
      <w:pPr>
        <w:spacing w:line="360" w:lineRule="auto"/>
        <w:jc w:val="left"/>
      </w:pPr>
      <w:r w:rsidRPr="00643A01">
        <w:t xml:space="preserve">The project also aims to provide </w:t>
      </w:r>
      <w:r w:rsidRPr="00F11CFC">
        <w:rPr>
          <w:b/>
          <w:bCs/>
        </w:rPr>
        <w:t>instant feedback</w:t>
      </w:r>
      <w:r w:rsidRPr="00643A01">
        <w:t xml:space="preserve"> to the user. After answering each question, the program immediately displays whether the answer is correct or incorrect along with the correct answer. This helps users understand their mistakes and learn from them. The scoring system keeps track of correct answers and displays the final score at the end of the quiz, along with performance-based messages such as “Excellent,” “Good job,” or “Keep practicing.” This motivates users to improve and attempt the quiz again.</w:t>
      </w:r>
    </w:p>
    <w:p w14:paraId="49D7F68C" w14:textId="77777777" w:rsidR="00FA492B" w:rsidRPr="00643A01" w:rsidRDefault="00FA492B" w:rsidP="00F11CFC">
      <w:pPr>
        <w:pStyle w:val="ListParagraph"/>
        <w:spacing w:line="360" w:lineRule="auto"/>
        <w:ind w:left="631"/>
        <w:jc w:val="left"/>
      </w:pPr>
    </w:p>
    <w:p w14:paraId="2EB30959" w14:textId="77777777" w:rsidR="00643A01" w:rsidRPr="00643A01" w:rsidRDefault="00643A01" w:rsidP="00F11CFC">
      <w:pPr>
        <w:spacing w:line="360" w:lineRule="auto"/>
        <w:jc w:val="left"/>
      </w:pPr>
      <w:r w:rsidRPr="00643A01">
        <w:t xml:space="preserve">A key objective of this project is to demonstrate the use of </w:t>
      </w:r>
      <w:r w:rsidRPr="00F11CFC">
        <w:rPr>
          <w:b/>
          <w:bCs/>
        </w:rPr>
        <w:t>basic C++ programming concepts</w:t>
      </w:r>
      <w:r w:rsidRPr="00643A01">
        <w:t>. Through this application, important concepts such as:</w:t>
      </w:r>
    </w:p>
    <w:p w14:paraId="257A75FF" w14:textId="77777777" w:rsidR="00643A01" w:rsidRPr="00643A01" w:rsidRDefault="00643A01" w:rsidP="00F11CFC">
      <w:pPr>
        <w:pStyle w:val="ListParagraph"/>
        <w:numPr>
          <w:ilvl w:val="0"/>
          <w:numId w:val="2"/>
        </w:numPr>
        <w:spacing w:line="360" w:lineRule="auto"/>
        <w:jc w:val="left"/>
      </w:pPr>
      <w:r w:rsidRPr="00643A01">
        <w:t xml:space="preserve">Input and output operations using </w:t>
      </w:r>
      <w:proofErr w:type="spellStart"/>
      <w:r w:rsidRPr="00643A01">
        <w:t>cin</w:t>
      </w:r>
      <w:proofErr w:type="spellEnd"/>
      <w:r w:rsidRPr="00643A01">
        <w:t xml:space="preserve"> and </w:t>
      </w:r>
      <w:proofErr w:type="spellStart"/>
      <w:r w:rsidRPr="00643A01">
        <w:t>cout</w:t>
      </w:r>
      <w:proofErr w:type="spellEnd"/>
      <w:r w:rsidRPr="00643A01">
        <w:t xml:space="preserve"> </w:t>
      </w:r>
    </w:p>
    <w:p w14:paraId="660D893B" w14:textId="77777777" w:rsidR="00643A01" w:rsidRPr="00643A01" w:rsidRDefault="00643A01" w:rsidP="00F11CFC">
      <w:pPr>
        <w:pStyle w:val="ListParagraph"/>
        <w:numPr>
          <w:ilvl w:val="0"/>
          <w:numId w:val="2"/>
        </w:numPr>
        <w:spacing w:line="360" w:lineRule="auto"/>
        <w:jc w:val="left"/>
      </w:pPr>
      <w:r w:rsidRPr="00643A01">
        <w:lastRenderedPageBreak/>
        <w:t xml:space="preserve">Conditional statements (if-else) for decision making </w:t>
      </w:r>
    </w:p>
    <w:p w14:paraId="30569538" w14:textId="77777777" w:rsidR="00643A01" w:rsidRPr="00643A01" w:rsidRDefault="00643A01" w:rsidP="00F11CFC">
      <w:pPr>
        <w:pStyle w:val="ListParagraph"/>
        <w:numPr>
          <w:ilvl w:val="0"/>
          <w:numId w:val="2"/>
        </w:numPr>
        <w:spacing w:line="360" w:lineRule="auto"/>
        <w:jc w:val="left"/>
      </w:pPr>
      <w:r w:rsidRPr="00643A01">
        <w:t xml:space="preserve">Loops for repeating tasks </w:t>
      </w:r>
    </w:p>
    <w:p w14:paraId="04A757B2" w14:textId="77777777" w:rsidR="00643A01" w:rsidRPr="00643A01" w:rsidRDefault="00643A01" w:rsidP="00F11CFC">
      <w:pPr>
        <w:pStyle w:val="ListParagraph"/>
        <w:numPr>
          <w:ilvl w:val="0"/>
          <w:numId w:val="2"/>
        </w:numPr>
        <w:spacing w:line="360" w:lineRule="auto"/>
        <w:jc w:val="left"/>
      </w:pPr>
      <w:r w:rsidRPr="00643A01">
        <w:t xml:space="preserve">Variables and simple data structures </w:t>
      </w:r>
    </w:p>
    <w:p w14:paraId="22DBECAE" w14:textId="77777777" w:rsidR="00643A01" w:rsidRDefault="00643A01" w:rsidP="00F11CFC">
      <w:pPr>
        <w:pStyle w:val="ListParagraph"/>
        <w:spacing w:line="360" w:lineRule="auto"/>
        <w:ind w:left="631"/>
        <w:jc w:val="left"/>
      </w:pPr>
      <w:r w:rsidRPr="00643A01">
        <w:t>are implemented in a practical way. This helps students understand how theoretical concepts are applied in real programs.</w:t>
      </w:r>
    </w:p>
    <w:p w14:paraId="723D0181" w14:textId="77777777" w:rsidR="00FA492B" w:rsidRPr="00643A01" w:rsidRDefault="00FA492B" w:rsidP="00F11CFC">
      <w:pPr>
        <w:pStyle w:val="ListParagraph"/>
        <w:spacing w:line="360" w:lineRule="auto"/>
        <w:ind w:left="631"/>
        <w:jc w:val="left"/>
      </w:pPr>
    </w:p>
    <w:p w14:paraId="15321DCB" w14:textId="77777777" w:rsidR="000832A0" w:rsidRDefault="002D17F3" w:rsidP="00F11CFC">
      <w:pPr>
        <w:spacing w:line="360" w:lineRule="auto"/>
        <w:jc w:val="left"/>
      </w:pPr>
      <w:r>
        <w:t>T</w:t>
      </w:r>
      <w:r w:rsidRPr="002D17F3">
        <w:t xml:space="preserve">he overall objective of the Reasoning Game is to create an application that combines </w:t>
      </w:r>
      <w:r w:rsidRPr="00F11CFC">
        <w:rPr>
          <w:b/>
          <w:bCs/>
        </w:rPr>
        <w:t>education with entertainment</w:t>
      </w:r>
      <w:r w:rsidRPr="002D17F3">
        <w:t xml:space="preserve">. It serves as a learning tool for improving reasoning skills while also acting as a practical demonstration of fundamental programming techniques in C++. </w:t>
      </w:r>
      <w:bookmarkStart w:id="2" w:name="_Toc228704932"/>
    </w:p>
    <w:p w14:paraId="634183FB" w14:textId="77777777" w:rsidR="00F11CFC" w:rsidRDefault="00F11CFC" w:rsidP="000832A0">
      <w:pPr>
        <w:spacing w:line="276" w:lineRule="auto"/>
        <w:ind w:left="0" w:firstLine="0"/>
        <w:rPr>
          <w:b/>
          <w:bCs/>
          <w:sz w:val="40"/>
          <w:szCs w:val="40"/>
        </w:rPr>
      </w:pPr>
    </w:p>
    <w:p w14:paraId="042542FE" w14:textId="77777777" w:rsidR="00F11CFC" w:rsidRDefault="00F11CFC" w:rsidP="000832A0">
      <w:pPr>
        <w:spacing w:line="276" w:lineRule="auto"/>
        <w:ind w:left="0" w:firstLine="0"/>
        <w:rPr>
          <w:b/>
          <w:bCs/>
          <w:sz w:val="40"/>
          <w:szCs w:val="40"/>
        </w:rPr>
      </w:pPr>
    </w:p>
    <w:p w14:paraId="065382C1" w14:textId="77777777" w:rsidR="00F11CFC" w:rsidRDefault="00F11CFC" w:rsidP="000832A0">
      <w:pPr>
        <w:spacing w:line="276" w:lineRule="auto"/>
        <w:ind w:left="0" w:firstLine="0"/>
        <w:rPr>
          <w:b/>
          <w:bCs/>
          <w:sz w:val="40"/>
          <w:szCs w:val="40"/>
        </w:rPr>
      </w:pPr>
    </w:p>
    <w:p w14:paraId="42F44CB3" w14:textId="77777777" w:rsidR="00F11CFC" w:rsidRDefault="00F11CFC" w:rsidP="000832A0">
      <w:pPr>
        <w:spacing w:line="276" w:lineRule="auto"/>
        <w:ind w:left="0" w:firstLine="0"/>
        <w:rPr>
          <w:b/>
          <w:bCs/>
          <w:sz w:val="40"/>
          <w:szCs w:val="40"/>
        </w:rPr>
      </w:pPr>
    </w:p>
    <w:p w14:paraId="7FAEEB6F" w14:textId="77777777" w:rsidR="00F11CFC" w:rsidRDefault="00F11CFC" w:rsidP="000832A0">
      <w:pPr>
        <w:spacing w:line="276" w:lineRule="auto"/>
        <w:ind w:left="0" w:firstLine="0"/>
        <w:rPr>
          <w:b/>
          <w:bCs/>
          <w:sz w:val="40"/>
          <w:szCs w:val="40"/>
        </w:rPr>
      </w:pPr>
    </w:p>
    <w:p w14:paraId="1586D59E" w14:textId="77777777" w:rsidR="00F11CFC" w:rsidRDefault="00F11CFC" w:rsidP="000832A0">
      <w:pPr>
        <w:spacing w:line="276" w:lineRule="auto"/>
        <w:ind w:left="0" w:firstLine="0"/>
        <w:rPr>
          <w:b/>
          <w:bCs/>
          <w:sz w:val="40"/>
          <w:szCs w:val="40"/>
        </w:rPr>
      </w:pPr>
    </w:p>
    <w:p w14:paraId="3D24E4A1" w14:textId="77777777" w:rsidR="00F11CFC" w:rsidRDefault="00F11CFC" w:rsidP="000832A0">
      <w:pPr>
        <w:spacing w:line="276" w:lineRule="auto"/>
        <w:ind w:left="0" w:firstLine="0"/>
        <w:rPr>
          <w:b/>
          <w:bCs/>
          <w:sz w:val="40"/>
          <w:szCs w:val="40"/>
        </w:rPr>
      </w:pPr>
    </w:p>
    <w:p w14:paraId="50312FB4" w14:textId="77777777" w:rsidR="00F11CFC" w:rsidRDefault="00F11CFC" w:rsidP="000832A0">
      <w:pPr>
        <w:spacing w:line="276" w:lineRule="auto"/>
        <w:ind w:left="0" w:firstLine="0"/>
        <w:rPr>
          <w:b/>
          <w:bCs/>
          <w:sz w:val="40"/>
          <w:szCs w:val="40"/>
        </w:rPr>
      </w:pPr>
    </w:p>
    <w:p w14:paraId="38F0F9F4" w14:textId="77777777" w:rsidR="00F11CFC" w:rsidRDefault="00F11CFC" w:rsidP="000832A0">
      <w:pPr>
        <w:spacing w:line="276" w:lineRule="auto"/>
        <w:ind w:left="0" w:firstLine="0"/>
        <w:rPr>
          <w:b/>
          <w:bCs/>
          <w:sz w:val="40"/>
          <w:szCs w:val="40"/>
        </w:rPr>
      </w:pPr>
    </w:p>
    <w:p w14:paraId="321CEE4B" w14:textId="77777777" w:rsidR="00F11CFC" w:rsidRDefault="00F11CFC" w:rsidP="000832A0">
      <w:pPr>
        <w:spacing w:line="276" w:lineRule="auto"/>
        <w:ind w:left="0" w:firstLine="0"/>
        <w:rPr>
          <w:b/>
          <w:bCs/>
          <w:sz w:val="40"/>
          <w:szCs w:val="40"/>
        </w:rPr>
      </w:pPr>
    </w:p>
    <w:p w14:paraId="78B766B7" w14:textId="77777777" w:rsidR="00F11CFC" w:rsidRDefault="00F11CFC" w:rsidP="000832A0">
      <w:pPr>
        <w:spacing w:line="276" w:lineRule="auto"/>
        <w:ind w:left="0" w:firstLine="0"/>
        <w:rPr>
          <w:b/>
          <w:bCs/>
          <w:sz w:val="40"/>
          <w:szCs w:val="40"/>
        </w:rPr>
      </w:pPr>
    </w:p>
    <w:p w14:paraId="1B48801F" w14:textId="78D75A7D" w:rsidR="00CB4101" w:rsidRPr="000832A0" w:rsidRDefault="00937C77" w:rsidP="000832A0">
      <w:pPr>
        <w:spacing w:line="276" w:lineRule="auto"/>
        <w:ind w:left="0" w:firstLine="0"/>
      </w:pPr>
      <w:r w:rsidRPr="000832A0">
        <w:rPr>
          <w:b/>
          <w:bCs/>
          <w:sz w:val="40"/>
          <w:szCs w:val="40"/>
        </w:rPr>
        <w:lastRenderedPageBreak/>
        <w:t>3. SYSTEM ANALYSIS</w:t>
      </w:r>
      <w:bookmarkEnd w:id="2"/>
      <w:r w:rsidRPr="000832A0">
        <w:rPr>
          <w:b/>
          <w:bCs/>
          <w:sz w:val="40"/>
          <w:szCs w:val="40"/>
        </w:rPr>
        <w:t xml:space="preserve"> </w:t>
      </w:r>
    </w:p>
    <w:p w14:paraId="4767E148" w14:textId="77777777" w:rsidR="00CB4101" w:rsidRDefault="00937C77" w:rsidP="00251240">
      <w:r>
        <w:t xml:space="preserve"> </w:t>
      </w:r>
    </w:p>
    <w:p w14:paraId="3C20FE5D" w14:textId="77777777" w:rsidR="00AA616C" w:rsidRPr="00204845" w:rsidRDefault="00AA616C" w:rsidP="00AA616C">
      <w:pPr>
        <w:rPr>
          <w:b/>
          <w:bCs/>
          <w:sz w:val="36"/>
          <w:szCs w:val="36"/>
        </w:rPr>
      </w:pPr>
      <w:r w:rsidRPr="00204845">
        <w:rPr>
          <w:b/>
          <w:bCs/>
          <w:sz w:val="36"/>
          <w:szCs w:val="36"/>
        </w:rPr>
        <w:t>3.1 Identification of Need</w:t>
      </w:r>
    </w:p>
    <w:p w14:paraId="58CB1AF0" w14:textId="77777777" w:rsidR="00AA616C" w:rsidRPr="0091789D" w:rsidRDefault="00AA616C" w:rsidP="00F11CFC">
      <w:pPr>
        <w:spacing w:line="360" w:lineRule="auto"/>
      </w:pPr>
      <w:r w:rsidRPr="0091789D">
        <w:t>The purpose of this project is to develop a simple and interactive application that helps users improve their logical reasoning skills. In today’s competitive environment, reasoning ability is important for students preparing for exams and interviews. However, many tools available are either complex or require internet access.</w:t>
      </w:r>
    </w:p>
    <w:p w14:paraId="02D54B46" w14:textId="77777777" w:rsidR="00AA616C" w:rsidRPr="0091789D" w:rsidRDefault="00AA616C" w:rsidP="00F11CFC">
      <w:pPr>
        <w:spacing w:line="360" w:lineRule="auto"/>
      </w:pPr>
      <w:r w:rsidRPr="0091789D">
        <w:t xml:space="preserve">The </w:t>
      </w:r>
      <w:r w:rsidRPr="0091789D">
        <w:rPr>
          <w:b/>
          <w:bCs/>
        </w:rPr>
        <w:t>Reasoning Game</w:t>
      </w:r>
      <w:r w:rsidRPr="0091789D">
        <w:t xml:space="preserve"> </w:t>
      </w:r>
      <w:proofErr w:type="spellStart"/>
      <w:r w:rsidRPr="0091789D">
        <w:t>fulfills</w:t>
      </w:r>
      <w:proofErr w:type="spellEnd"/>
      <w:r w:rsidRPr="0091789D">
        <w:t xml:space="preserve"> the need for a basic, easy-to-use, and offline tool that allows users to practice reasoning questions in a quiz format.</w:t>
      </w:r>
    </w:p>
    <w:p w14:paraId="4BB566FD" w14:textId="0C16601D" w:rsidR="00AA616C" w:rsidRPr="0091789D" w:rsidRDefault="00AA616C" w:rsidP="00F11CFC">
      <w:pPr>
        <w:spacing w:line="360" w:lineRule="auto"/>
        <w:jc w:val="left"/>
      </w:pPr>
      <w:r w:rsidRPr="00204845">
        <w:rPr>
          <w:b/>
          <w:bCs/>
          <w:sz w:val="32"/>
          <w:szCs w:val="32"/>
        </w:rPr>
        <w:t>Primar</w:t>
      </w:r>
      <w:r w:rsidR="00F73BD8" w:rsidRPr="00204845">
        <w:rPr>
          <w:b/>
          <w:bCs/>
          <w:sz w:val="32"/>
          <w:szCs w:val="32"/>
        </w:rPr>
        <w:t xml:space="preserve">y </w:t>
      </w:r>
      <w:r w:rsidRPr="00204845">
        <w:rPr>
          <w:b/>
          <w:bCs/>
          <w:sz w:val="32"/>
          <w:szCs w:val="32"/>
        </w:rPr>
        <w:t>Objective:</w:t>
      </w:r>
      <w:r w:rsidRPr="00204845">
        <w:rPr>
          <w:sz w:val="32"/>
          <w:szCs w:val="32"/>
        </w:rPr>
        <w:br/>
      </w:r>
      <w:r w:rsidRPr="0091789D">
        <w:t>To provide users with a platform where they can practice and test their reasoning skills through multiple-choice questions.</w:t>
      </w:r>
    </w:p>
    <w:p w14:paraId="093CD859" w14:textId="77777777" w:rsidR="00AA616C" w:rsidRPr="00AA616C" w:rsidRDefault="00AA616C" w:rsidP="00F11CFC">
      <w:pPr>
        <w:spacing w:line="360" w:lineRule="auto"/>
        <w:jc w:val="left"/>
      </w:pPr>
      <w:r w:rsidRPr="00204845">
        <w:rPr>
          <w:b/>
          <w:bCs/>
          <w:sz w:val="32"/>
          <w:szCs w:val="32"/>
        </w:rPr>
        <w:t>Secondary Objective:</w:t>
      </w:r>
      <w:r w:rsidRPr="00AA616C">
        <w:br/>
        <w:t>To help users evaluate their performance by displaying scores and providing feedback after each question.</w:t>
      </w:r>
    </w:p>
    <w:p w14:paraId="7E44900A" w14:textId="77777777" w:rsidR="00AA616C" w:rsidRPr="0091789D" w:rsidRDefault="00AA616C" w:rsidP="00F11CFC">
      <w:pPr>
        <w:spacing w:line="360" w:lineRule="auto"/>
        <w:rPr>
          <w:sz w:val="32"/>
          <w:szCs w:val="32"/>
        </w:rPr>
      </w:pPr>
      <w:r w:rsidRPr="0091789D">
        <w:rPr>
          <w:b/>
          <w:bCs/>
          <w:sz w:val="32"/>
          <w:szCs w:val="32"/>
        </w:rPr>
        <w:t>Target Audience:</w:t>
      </w:r>
    </w:p>
    <w:p w14:paraId="2756DB4D" w14:textId="77777777" w:rsidR="00AA616C" w:rsidRPr="00AA616C" w:rsidRDefault="00AA616C" w:rsidP="00F11CFC">
      <w:pPr>
        <w:numPr>
          <w:ilvl w:val="0"/>
          <w:numId w:val="3"/>
        </w:numPr>
        <w:spacing w:line="360" w:lineRule="auto"/>
      </w:pPr>
      <w:r w:rsidRPr="00AA616C">
        <w:t xml:space="preserve">Students preparing for aptitude tests </w:t>
      </w:r>
    </w:p>
    <w:p w14:paraId="4A27E2A0" w14:textId="77777777" w:rsidR="00AA616C" w:rsidRPr="00AA616C" w:rsidRDefault="00AA616C" w:rsidP="00F11CFC">
      <w:pPr>
        <w:numPr>
          <w:ilvl w:val="0"/>
          <w:numId w:val="3"/>
        </w:numPr>
        <w:spacing w:line="360" w:lineRule="auto"/>
      </w:pPr>
      <w:r w:rsidRPr="00AA616C">
        <w:t xml:space="preserve">Beginners learning programming </w:t>
      </w:r>
    </w:p>
    <w:p w14:paraId="772E032A" w14:textId="77777777" w:rsidR="00AA616C" w:rsidRPr="00AA616C" w:rsidRDefault="00AA616C" w:rsidP="00F11CFC">
      <w:pPr>
        <w:numPr>
          <w:ilvl w:val="0"/>
          <w:numId w:val="3"/>
        </w:numPr>
        <w:spacing w:line="360" w:lineRule="auto"/>
      </w:pPr>
      <w:r w:rsidRPr="00AA616C">
        <w:t xml:space="preserve">Anyone interested in brain games and quizzes </w:t>
      </w:r>
    </w:p>
    <w:p w14:paraId="3B3C69CE" w14:textId="77777777" w:rsidR="00AA616C" w:rsidRPr="00AA616C" w:rsidRDefault="00B67E29" w:rsidP="00F11CFC">
      <w:pPr>
        <w:spacing w:line="360" w:lineRule="auto"/>
      </w:pPr>
      <w:r>
        <w:pict w14:anchorId="6F7F7AA4">
          <v:rect id="_x0000_i1025" style="width:0;height:1.5pt" o:hralign="center" o:hrstd="t" o:hr="t" fillcolor="#a0a0a0" stroked="f"/>
        </w:pict>
      </w:r>
    </w:p>
    <w:p w14:paraId="6E34ABFB" w14:textId="77777777" w:rsidR="003572AC" w:rsidRDefault="003572AC" w:rsidP="00F11CFC">
      <w:pPr>
        <w:spacing w:line="360" w:lineRule="auto"/>
        <w:rPr>
          <w:b/>
          <w:bCs/>
          <w:sz w:val="36"/>
          <w:szCs w:val="36"/>
        </w:rPr>
      </w:pPr>
    </w:p>
    <w:p w14:paraId="7DC7DABF" w14:textId="77777777" w:rsidR="003572AC" w:rsidRDefault="003572AC" w:rsidP="00F11CFC">
      <w:pPr>
        <w:spacing w:line="360" w:lineRule="auto"/>
        <w:rPr>
          <w:b/>
          <w:bCs/>
          <w:sz w:val="36"/>
          <w:szCs w:val="36"/>
        </w:rPr>
      </w:pPr>
    </w:p>
    <w:p w14:paraId="17B3CDF1" w14:textId="75B6B843" w:rsidR="00AA616C" w:rsidRPr="0091789D" w:rsidRDefault="00AA616C" w:rsidP="00F11CFC">
      <w:pPr>
        <w:spacing w:line="360" w:lineRule="auto"/>
        <w:rPr>
          <w:b/>
          <w:bCs/>
          <w:sz w:val="36"/>
          <w:szCs w:val="36"/>
        </w:rPr>
      </w:pPr>
      <w:r w:rsidRPr="0091789D">
        <w:rPr>
          <w:b/>
          <w:bCs/>
          <w:sz w:val="36"/>
          <w:szCs w:val="36"/>
        </w:rPr>
        <w:lastRenderedPageBreak/>
        <w:t>3.2 Preliminary Investigation</w:t>
      </w:r>
    </w:p>
    <w:p w14:paraId="67F062AD" w14:textId="77777777" w:rsidR="00AA616C" w:rsidRPr="00AA616C" w:rsidRDefault="00AA616C" w:rsidP="00F11CFC">
      <w:pPr>
        <w:spacing w:line="360" w:lineRule="auto"/>
      </w:pPr>
      <w:r w:rsidRPr="00AA616C">
        <w:t xml:space="preserve">The developed system is a </w:t>
      </w:r>
      <w:r w:rsidRPr="00AA616C">
        <w:rPr>
          <w:b/>
          <w:bCs/>
        </w:rPr>
        <w:t>console-based C++ application</w:t>
      </w:r>
      <w:r w:rsidRPr="00AA616C">
        <w:t xml:space="preserve"> with a simple structure and limited scope.</w:t>
      </w:r>
    </w:p>
    <w:p w14:paraId="0C0675AC" w14:textId="77777777" w:rsidR="00AA616C" w:rsidRPr="00AA616C" w:rsidRDefault="00AA616C" w:rsidP="00F11CFC">
      <w:pPr>
        <w:spacing w:line="360" w:lineRule="auto"/>
        <w:jc w:val="left"/>
      </w:pPr>
      <w:r w:rsidRPr="002A119F">
        <w:rPr>
          <w:b/>
          <w:bCs/>
          <w:sz w:val="32"/>
          <w:szCs w:val="32"/>
        </w:rPr>
        <w:t>System Scope:</w:t>
      </w:r>
      <w:r w:rsidRPr="002A119F">
        <w:rPr>
          <w:sz w:val="32"/>
          <w:szCs w:val="32"/>
        </w:rPr>
        <w:br/>
      </w:r>
      <w:r w:rsidRPr="00AA616C">
        <w:t>The application runs locally on a computer and does not require internet or external software.</w:t>
      </w:r>
    </w:p>
    <w:p w14:paraId="6EDCED65" w14:textId="77777777" w:rsidR="00AA616C" w:rsidRPr="002A119F" w:rsidRDefault="00AA616C" w:rsidP="00F11CFC">
      <w:pPr>
        <w:spacing w:line="360" w:lineRule="auto"/>
        <w:rPr>
          <w:sz w:val="32"/>
          <w:szCs w:val="32"/>
        </w:rPr>
      </w:pPr>
      <w:r w:rsidRPr="002A119F">
        <w:rPr>
          <w:b/>
          <w:bCs/>
          <w:sz w:val="32"/>
          <w:szCs w:val="32"/>
        </w:rPr>
        <w:t>Core Functionality:</w:t>
      </w:r>
    </w:p>
    <w:p w14:paraId="2C8C3873" w14:textId="77777777" w:rsidR="00AA616C" w:rsidRPr="00AA616C" w:rsidRDefault="00AA616C" w:rsidP="00F11CFC">
      <w:pPr>
        <w:numPr>
          <w:ilvl w:val="0"/>
          <w:numId w:val="4"/>
        </w:numPr>
        <w:spacing w:line="360" w:lineRule="auto"/>
      </w:pPr>
      <w:r w:rsidRPr="00AA616C">
        <w:t xml:space="preserve">Displays 30 reasoning-based questions </w:t>
      </w:r>
    </w:p>
    <w:p w14:paraId="1A5E57E4" w14:textId="77777777" w:rsidR="00AA616C" w:rsidRPr="00AA616C" w:rsidRDefault="00AA616C" w:rsidP="00F11CFC">
      <w:pPr>
        <w:numPr>
          <w:ilvl w:val="0"/>
          <w:numId w:val="4"/>
        </w:numPr>
        <w:spacing w:line="360" w:lineRule="auto"/>
      </w:pPr>
      <w:r w:rsidRPr="00AA616C">
        <w:t xml:space="preserve">Accepts user input using keyboard </w:t>
      </w:r>
    </w:p>
    <w:p w14:paraId="305E7D93" w14:textId="77777777" w:rsidR="00AA616C" w:rsidRPr="00AA616C" w:rsidRDefault="00AA616C" w:rsidP="00F11CFC">
      <w:pPr>
        <w:numPr>
          <w:ilvl w:val="0"/>
          <w:numId w:val="4"/>
        </w:numPr>
        <w:spacing w:line="360" w:lineRule="auto"/>
      </w:pPr>
      <w:r w:rsidRPr="00AA616C">
        <w:t xml:space="preserve">Checks answers using conditional statements </w:t>
      </w:r>
    </w:p>
    <w:p w14:paraId="34044FA3" w14:textId="77777777" w:rsidR="00AA616C" w:rsidRPr="00AA616C" w:rsidRDefault="00AA616C" w:rsidP="00F11CFC">
      <w:pPr>
        <w:numPr>
          <w:ilvl w:val="0"/>
          <w:numId w:val="4"/>
        </w:numPr>
        <w:spacing w:line="360" w:lineRule="auto"/>
      </w:pPr>
      <w:r w:rsidRPr="00AA616C">
        <w:t xml:space="preserve">Provides instant feedback (correct/incorrect) </w:t>
      </w:r>
    </w:p>
    <w:p w14:paraId="246FF4E3" w14:textId="77777777" w:rsidR="00AA616C" w:rsidRPr="00AA616C" w:rsidRDefault="00AA616C" w:rsidP="00F11CFC">
      <w:pPr>
        <w:numPr>
          <w:ilvl w:val="0"/>
          <w:numId w:val="4"/>
        </w:numPr>
        <w:spacing w:line="360" w:lineRule="auto"/>
      </w:pPr>
      <w:r w:rsidRPr="00AA616C">
        <w:t xml:space="preserve">Calculates and displays final score </w:t>
      </w:r>
    </w:p>
    <w:p w14:paraId="761265AE" w14:textId="77777777" w:rsidR="00AA616C" w:rsidRPr="002A119F" w:rsidRDefault="00AA616C" w:rsidP="00F11CFC">
      <w:pPr>
        <w:spacing w:line="360" w:lineRule="auto"/>
        <w:rPr>
          <w:sz w:val="32"/>
          <w:szCs w:val="32"/>
        </w:rPr>
      </w:pPr>
      <w:r w:rsidRPr="002A119F">
        <w:rPr>
          <w:b/>
          <w:bCs/>
          <w:sz w:val="32"/>
          <w:szCs w:val="32"/>
        </w:rPr>
        <w:t>Limitations:</w:t>
      </w:r>
    </w:p>
    <w:p w14:paraId="3AD3AD69" w14:textId="77777777" w:rsidR="00AA616C" w:rsidRPr="00AA616C" w:rsidRDefault="00AA616C" w:rsidP="00F11CFC">
      <w:pPr>
        <w:numPr>
          <w:ilvl w:val="0"/>
          <w:numId w:val="5"/>
        </w:numPr>
        <w:spacing w:line="360" w:lineRule="auto"/>
      </w:pPr>
      <w:r w:rsidRPr="00AA616C">
        <w:t xml:space="preserve">Questions are fixed (hard-coded in program) </w:t>
      </w:r>
    </w:p>
    <w:p w14:paraId="65B06FE1" w14:textId="77777777" w:rsidR="00AA616C" w:rsidRPr="00AA616C" w:rsidRDefault="00AA616C" w:rsidP="00F11CFC">
      <w:pPr>
        <w:numPr>
          <w:ilvl w:val="0"/>
          <w:numId w:val="5"/>
        </w:numPr>
        <w:spacing w:line="360" w:lineRule="auto"/>
      </w:pPr>
      <w:r w:rsidRPr="00AA616C">
        <w:t xml:space="preserve">No user account or data storage </w:t>
      </w:r>
    </w:p>
    <w:p w14:paraId="3CC109AB" w14:textId="77777777" w:rsidR="00AA616C" w:rsidRPr="00AA616C" w:rsidRDefault="00AA616C" w:rsidP="00F11CFC">
      <w:pPr>
        <w:numPr>
          <w:ilvl w:val="0"/>
          <w:numId w:val="5"/>
        </w:numPr>
        <w:spacing w:line="360" w:lineRule="auto"/>
      </w:pPr>
      <w:r w:rsidRPr="00AA616C">
        <w:t xml:space="preserve">No graphical interface </w:t>
      </w:r>
    </w:p>
    <w:p w14:paraId="549CB36C" w14:textId="77777777" w:rsidR="00AA616C" w:rsidRPr="00AA616C" w:rsidRDefault="00AA616C" w:rsidP="00F11CFC">
      <w:pPr>
        <w:numPr>
          <w:ilvl w:val="0"/>
          <w:numId w:val="5"/>
        </w:numPr>
        <w:spacing w:line="360" w:lineRule="auto"/>
      </w:pPr>
      <w:r w:rsidRPr="00AA616C">
        <w:t xml:space="preserve">Basic error handling </w:t>
      </w:r>
    </w:p>
    <w:p w14:paraId="1A9C08F5" w14:textId="77777777" w:rsidR="00AA616C" w:rsidRPr="00AA616C" w:rsidRDefault="00B67E29" w:rsidP="00F11CFC">
      <w:pPr>
        <w:spacing w:line="360" w:lineRule="auto"/>
      </w:pPr>
      <w:r>
        <w:pict w14:anchorId="0890D5E6">
          <v:rect id="_x0000_i1026" style="width:0;height:1.5pt" o:hralign="center" o:hrstd="t" o:hr="t" fillcolor="#a0a0a0" stroked="f"/>
        </w:pict>
      </w:r>
    </w:p>
    <w:p w14:paraId="6F1066DC" w14:textId="77777777" w:rsidR="00AA616C" w:rsidRPr="003E7E6B" w:rsidRDefault="00AA616C" w:rsidP="00F11CFC">
      <w:pPr>
        <w:spacing w:line="360" w:lineRule="auto"/>
        <w:rPr>
          <w:b/>
          <w:bCs/>
          <w:sz w:val="36"/>
          <w:szCs w:val="36"/>
        </w:rPr>
      </w:pPr>
      <w:r w:rsidRPr="003E7E6B">
        <w:rPr>
          <w:b/>
          <w:bCs/>
          <w:sz w:val="36"/>
          <w:szCs w:val="36"/>
        </w:rPr>
        <w:t>3.3 Feasibility Study</w:t>
      </w:r>
    </w:p>
    <w:p w14:paraId="6346E72D" w14:textId="19D14844" w:rsidR="00AA616C" w:rsidRPr="00AA616C" w:rsidRDefault="00AA616C" w:rsidP="00F11CFC">
      <w:pPr>
        <w:spacing w:line="360" w:lineRule="auto"/>
        <w:jc w:val="left"/>
      </w:pPr>
      <w:r w:rsidRPr="003E7E6B">
        <w:rPr>
          <w:b/>
          <w:bCs/>
          <w:sz w:val="32"/>
          <w:szCs w:val="32"/>
        </w:rPr>
        <w:t>Technical</w:t>
      </w:r>
      <w:r w:rsidR="00F73BD8" w:rsidRPr="003E7E6B">
        <w:rPr>
          <w:b/>
          <w:bCs/>
          <w:sz w:val="32"/>
          <w:szCs w:val="32"/>
        </w:rPr>
        <w:t xml:space="preserve"> </w:t>
      </w:r>
      <w:r w:rsidRPr="003E7E6B">
        <w:rPr>
          <w:b/>
          <w:bCs/>
          <w:sz w:val="32"/>
          <w:szCs w:val="32"/>
        </w:rPr>
        <w:t>Feasibility:</w:t>
      </w:r>
      <w:r w:rsidRPr="003E7E6B">
        <w:rPr>
          <w:sz w:val="32"/>
          <w:szCs w:val="32"/>
        </w:rPr>
        <w:br/>
      </w:r>
      <w:r w:rsidRPr="00AA616C">
        <w:t>The project is technically simple and uses basic C++ programming concepts such as loops, conditional statements, and input/output. It does not require any advanced tools or libraries.</w:t>
      </w:r>
    </w:p>
    <w:p w14:paraId="321FA0DC" w14:textId="1245DF62" w:rsidR="00AA616C" w:rsidRPr="00AA616C" w:rsidRDefault="00AA616C" w:rsidP="00F11CFC">
      <w:pPr>
        <w:spacing w:line="360" w:lineRule="auto"/>
        <w:jc w:val="left"/>
      </w:pPr>
      <w:r w:rsidRPr="003E7E6B">
        <w:rPr>
          <w:b/>
          <w:bCs/>
          <w:sz w:val="32"/>
          <w:szCs w:val="32"/>
        </w:rPr>
        <w:lastRenderedPageBreak/>
        <w:t>Economic</w:t>
      </w:r>
      <w:r w:rsidR="00FF6F8C" w:rsidRPr="003E7E6B">
        <w:rPr>
          <w:b/>
          <w:bCs/>
          <w:sz w:val="32"/>
          <w:szCs w:val="32"/>
        </w:rPr>
        <w:t xml:space="preserve"> </w:t>
      </w:r>
      <w:r w:rsidRPr="003E7E6B">
        <w:rPr>
          <w:b/>
          <w:bCs/>
          <w:sz w:val="32"/>
          <w:szCs w:val="32"/>
        </w:rPr>
        <w:t>Feasibility:</w:t>
      </w:r>
      <w:r w:rsidRPr="003E7E6B">
        <w:rPr>
          <w:sz w:val="32"/>
          <w:szCs w:val="32"/>
        </w:rPr>
        <w:br/>
      </w:r>
      <w:r w:rsidRPr="00AA616C">
        <w:t>This project is cost-effective as it uses free tools and requires only a C++ compiler.</w:t>
      </w:r>
    </w:p>
    <w:p w14:paraId="026AE6E6" w14:textId="77777777" w:rsidR="00AA616C" w:rsidRPr="00AA616C" w:rsidRDefault="00AA616C" w:rsidP="00F11CFC">
      <w:pPr>
        <w:spacing w:line="360" w:lineRule="auto"/>
        <w:jc w:val="left"/>
      </w:pPr>
      <w:r w:rsidRPr="00866A77">
        <w:rPr>
          <w:b/>
          <w:bCs/>
          <w:sz w:val="32"/>
          <w:szCs w:val="32"/>
        </w:rPr>
        <w:t>Operational Feasibility</w:t>
      </w:r>
      <w:r w:rsidRPr="00AA616C">
        <w:rPr>
          <w:b/>
          <w:bCs/>
        </w:rPr>
        <w:t>:</w:t>
      </w:r>
      <w:r w:rsidRPr="00AA616C">
        <w:br/>
        <w:t>The system is easy to use and does not require any technical knowledge. Users can operate it using simple keyboard input.</w:t>
      </w:r>
    </w:p>
    <w:p w14:paraId="5A28CA43" w14:textId="77777777" w:rsidR="00AA616C" w:rsidRPr="00AA616C" w:rsidRDefault="00AA616C" w:rsidP="00F11CFC">
      <w:pPr>
        <w:spacing w:line="360" w:lineRule="auto"/>
        <w:jc w:val="left"/>
      </w:pPr>
      <w:r w:rsidRPr="00866A77">
        <w:rPr>
          <w:b/>
          <w:bCs/>
          <w:sz w:val="32"/>
          <w:szCs w:val="32"/>
        </w:rPr>
        <w:t>Schedule Feasibility:</w:t>
      </w:r>
      <w:r w:rsidRPr="00866A77">
        <w:rPr>
          <w:sz w:val="32"/>
          <w:szCs w:val="32"/>
        </w:rPr>
        <w:br/>
      </w:r>
      <w:r w:rsidRPr="00AA616C">
        <w:t>The project can be completed in a short time (1–2 days) as it is small in size and simple in design.</w:t>
      </w:r>
    </w:p>
    <w:p w14:paraId="69E45BD5" w14:textId="77777777" w:rsidR="00AA616C" w:rsidRPr="00AA616C" w:rsidRDefault="00AA616C" w:rsidP="00F11CFC">
      <w:pPr>
        <w:spacing w:line="360" w:lineRule="auto"/>
      </w:pPr>
      <w:r w:rsidRPr="000B75E7">
        <w:rPr>
          <w:b/>
          <w:bCs/>
          <w:sz w:val="32"/>
          <w:szCs w:val="32"/>
        </w:rPr>
        <w:t>Conclusion:</w:t>
      </w:r>
      <w:r w:rsidRPr="000B75E7">
        <w:rPr>
          <w:sz w:val="32"/>
          <w:szCs w:val="32"/>
        </w:rPr>
        <w:br/>
      </w:r>
      <w:r w:rsidRPr="00AA616C">
        <w:t>The project is highly feasible for academic purposes and is suitable for beginners.</w:t>
      </w:r>
    </w:p>
    <w:p w14:paraId="78A3F602" w14:textId="77777777" w:rsidR="00AA616C" w:rsidRPr="00AA616C" w:rsidRDefault="00B67E29" w:rsidP="00F11CFC">
      <w:pPr>
        <w:spacing w:line="360" w:lineRule="auto"/>
      </w:pPr>
      <w:r>
        <w:pict w14:anchorId="376A96D2">
          <v:rect id="_x0000_i1027" style="width:0;height:1.5pt" o:hralign="center" o:hrstd="t" o:hr="t" fillcolor="#a0a0a0" stroked="f"/>
        </w:pict>
      </w:r>
    </w:p>
    <w:p w14:paraId="45219FB1" w14:textId="77777777" w:rsidR="00AA616C" w:rsidRPr="000B75E7" w:rsidRDefault="00AA616C" w:rsidP="00F11CFC">
      <w:pPr>
        <w:spacing w:line="360" w:lineRule="auto"/>
        <w:rPr>
          <w:b/>
          <w:bCs/>
          <w:sz w:val="36"/>
          <w:szCs w:val="36"/>
        </w:rPr>
      </w:pPr>
      <w:r w:rsidRPr="000B75E7">
        <w:rPr>
          <w:b/>
          <w:bCs/>
          <w:sz w:val="36"/>
          <w:szCs w:val="36"/>
        </w:rPr>
        <w:t>3.4 Project Planning and Scheduling</w:t>
      </w:r>
    </w:p>
    <w:p w14:paraId="35F8119C" w14:textId="77777777" w:rsidR="00AA616C" w:rsidRPr="00AA616C" w:rsidRDefault="00AA616C" w:rsidP="00F11CFC">
      <w:pPr>
        <w:spacing w:line="360" w:lineRule="auto"/>
      </w:pPr>
      <w:r w:rsidRPr="00AA616C">
        <w:t>The development of the Reasoning Game can be completed in the following phases:</w:t>
      </w:r>
    </w:p>
    <w:p w14:paraId="08C84C04" w14:textId="77777777" w:rsidR="00AA616C" w:rsidRPr="000B75E7" w:rsidRDefault="00AA616C" w:rsidP="00F11CFC">
      <w:pPr>
        <w:spacing w:line="360" w:lineRule="auto"/>
        <w:rPr>
          <w:sz w:val="32"/>
          <w:szCs w:val="32"/>
        </w:rPr>
      </w:pPr>
      <w:r w:rsidRPr="000B75E7">
        <w:rPr>
          <w:b/>
          <w:bCs/>
          <w:sz w:val="32"/>
          <w:szCs w:val="32"/>
        </w:rPr>
        <w:t>Phase 1: Planning</w:t>
      </w:r>
    </w:p>
    <w:p w14:paraId="0718EDBA" w14:textId="77777777" w:rsidR="00AA616C" w:rsidRPr="00AA616C" w:rsidRDefault="00AA616C" w:rsidP="00F11CFC">
      <w:pPr>
        <w:numPr>
          <w:ilvl w:val="0"/>
          <w:numId w:val="6"/>
        </w:numPr>
        <w:spacing w:line="360" w:lineRule="auto"/>
      </w:pPr>
      <w:r w:rsidRPr="00AA616C">
        <w:t xml:space="preserve">Decide project topic </w:t>
      </w:r>
    </w:p>
    <w:p w14:paraId="6264BBDB" w14:textId="77777777" w:rsidR="00AA616C" w:rsidRPr="00AA616C" w:rsidRDefault="00AA616C" w:rsidP="00F11CFC">
      <w:pPr>
        <w:numPr>
          <w:ilvl w:val="0"/>
          <w:numId w:val="6"/>
        </w:numPr>
        <w:spacing w:line="360" w:lineRule="auto"/>
      </w:pPr>
      <w:r w:rsidRPr="00AA616C">
        <w:t xml:space="preserve">Design question set </w:t>
      </w:r>
    </w:p>
    <w:p w14:paraId="4D879EBE" w14:textId="77777777" w:rsidR="00AA616C" w:rsidRPr="000B75E7" w:rsidRDefault="00AA616C" w:rsidP="00F11CFC">
      <w:pPr>
        <w:spacing w:line="360" w:lineRule="auto"/>
        <w:rPr>
          <w:sz w:val="32"/>
          <w:szCs w:val="32"/>
        </w:rPr>
      </w:pPr>
      <w:r w:rsidRPr="000B75E7">
        <w:rPr>
          <w:b/>
          <w:bCs/>
          <w:sz w:val="32"/>
          <w:szCs w:val="32"/>
        </w:rPr>
        <w:t>Phase 2: Design</w:t>
      </w:r>
    </w:p>
    <w:p w14:paraId="66E1C539" w14:textId="77777777" w:rsidR="00AA616C" w:rsidRPr="00AA616C" w:rsidRDefault="00AA616C" w:rsidP="00F11CFC">
      <w:pPr>
        <w:numPr>
          <w:ilvl w:val="0"/>
          <w:numId w:val="7"/>
        </w:numPr>
        <w:spacing w:line="360" w:lineRule="auto"/>
      </w:pPr>
      <w:r w:rsidRPr="00AA616C">
        <w:t xml:space="preserve">Prepare logic for quiz </w:t>
      </w:r>
    </w:p>
    <w:p w14:paraId="7E58129D" w14:textId="77777777" w:rsidR="00AA616C" w:rsidRPr="00AA616C" w:rsidRDefault="00AA616C" w:rsidP="00F11CFC">
      <w:pPr>
        <w:numPr>
          <w:ilvl w:val="0"/>
          <w:numId w:val="7"/>
        </w:numPr>
        <w:spacing w:line="360" w:lineRule="auto"/>
      </w:pPr>
      <w:r w:rsidRPr="00AA616C">
        <w:t xml:space="preserve">Plan input/output structure </w:t>
      </w:r>
    </w:p>
    <w:p w14:paraId="13CF1B5B" w14:textId="77777777" w:rsidR="00AA616C" w:rsidRPr="000B75E7" w:rsidRDefault="00AA616C" w:rsidP="00F11CFC">
      <w:pPr>
        <w:spacing w:line="360" w:lineRule="auto"/>
        <w:rPr>
          <w:sz w:val="32"/>
          <w:szCs w:val="32"/>
        </w:rPr>
      </w:pPr>
      <w:r w:rsidRPr="000B75E7">
        <w:rPr>
          <w:b/>
          <w:bCs/>
          <w:sz w:val="32"/>
          <w:szCs w:val="32"/>
        </w:rPr>
        <w:t>Phase 3: Coding</w:t>
      </w:r>
    </w:p>
    <w:p w14:paraId="0B593187" w14:textId="77777777" w:rsidR="00AA616C" w:rsidRPr="00AA616C" w:rsidRDefault="00AA616C" w:rsidP="00F11CFC">
      <w:pPr>
        <w:numPr>
          <w:ilvl w:val="0"/>
          <w:numId w:val="8"/>
        </w:numPr>
        <w:spacing w:line="360" w:lineRule="auto"/>
      </w:pPr>
      <w:r w:rsidRPr="00AA616C">
        <w:t xml:space="preserve">Write C++ program </w:t>
      </w:r>
    </w:p>
    <w:p w14:paraId="77CDB5BF" w14:textId="77777777" w:rsidR="00AA616C" w:rsidRPr="00AA616C" w:rsidRDefault="00AA616C" w:rsidP="00F11CFC">
      <w:pPr>
        <w:numPr>
          <w:ilvl w:val="0"/>
          <w:numId w:val="8"/>
        </w:numPr>
        <w:spacing w:line="360" w:lineRule="auto"/>
      </w:pPr>
      <w:r w:rsidRPr="00AA616C">
        <w:lastRenderedPageBreak/>
        <w:t xml:space="preserve">Implement questions and scoring </w:t>
      </w:r>
    </w:p>
    <w:p w14:paraId="29C258F3" w14:textId="77777777" w:rsidR="00AA616C" w:rsidRPr="000B75E7" w:rsidRDefault="00AA616C" w:rsidP="00F11CFC">
      <w:pPr>
        <w:spacing w:line="360" w:lineRule="auto"/>
        <w:rPr>
          <w:sz w:val="32"/>
          <w:szCs w:val="32"/>
        </w:rPr>
      </w:pPr>
      <w:r w:rsidRPr="000B75E7">
        <w:rPr>
          <w:b/>
          <w:bCs/>
          <w:sz w:val="32"/>
          <w:szCs w:val="32"/>
        </w:rPr>
        <w:t>Phase 4: Testing</w:t>
      </w:r>
    </w:p>
    <w:p w14:paraId="1FDB1FCC" w14:textId="77777777" w:rsidR="00AA616C" w:rsidRPr="00AA616C" w:rsidRDefault="00AA616C" w:rsidP="00F11CFC">
      <w:pPr>
        <w:numPr>
          <w:ilvl w:val="0"/>
          <w:numId w:val="9"/>
        </w:numPr>
        <w:spacing w:line="360" w:lineRule="auto"/>
      </w:pPr>
      <w:r w:rsidRPr="00AA616C">
        <w:t xml:space="preserve">Check program for errors </w:t>
      </w:r>
    </w:p>
    <w:p w14:paraId="345F8D75" w14:textId="77777777" w:rsidR="00AA616C" w:rsidRPr="00AA616C" w:rsidRDefault="00AA616C" w:rsidP="00F11CFC">
      <w:pPr>
        <w:numPr>
          <w:ilvl w:val="0"/>
          <w:numId w:val="9"/>
        </w:numPr>
        <w:spacing w:line="360" w:lineRule="auto"/>
      </w:pPr>
      <w:r w:rsidRPr="00AA616C">
        <w:t xml:space="preserve">Verify output and scoring </w:t>
      </w:r>
    </w:p>
    <w:p w14:paraId="50C28BC2" w14:textId="77777777" w:rsidR="00AA616C" w:rsidRPr="000B75E7" w:rsidRDefault="00AA616C" w:rsidP="00F11CFC">
      <w:pPr>
        <w:spacing w:line="360" w:lineRule="auto"/>
        <w:rPr>
          <w:sz w:val="32"/>
          <w:szCs w:val="32"/>
        </w:rPr>
      </w:pPr>
      <w:r w:rsidRPr="000B75E7">
        <w:rPr>
          <w:b/>
          <w:bCs/>
          <w:sz w:val="32"/>
          <w:szCs w:val="32"/>
        </w:rPr>
        <w:t>Phase 5: Implementation</w:t>
      </w:r>
    </w:p>
    <w:p w14:paraId="52786B8A" w14:textId="77777777" w:rsidR="00AA616C" w:rsidRPr="00AA616C" w:rsidRDefault="00AA616C" w:rsidP="00F11CFC">
      <w:pPr>
        <w:numPr>
          <w:ilvl w:val="0"/>
          <w:numId w:val="10"/>
        </w:numPr>
        <w:spacing w:line="360" w:lineRule="auto"/>
      </w:pPr>
      <w:r w:rsidRPr="00AA616C">
        <w:t xml:space="preserve">Final execution and report preparation </w:t>
      </w:r>
    </w:p>
    <w:p w14:paraId="70C273B5" w14:textId="77777777" w:rsidR="00AA616C" w:rsidRPr="00AA616C" w:rsidRDefault="00B67E29" w:rsidP="00F11CFC">
      <w:pPr>
        <w:spacing w:line="360" w:lineRule="auto"/>
      </w:pPr>
      <w:r>
        <w:pict w14:anchorId="0F28CDF5">
          <v:rect id="_x0000_i1028" style="width:0;height:1.5pt" o:hralign="center" o:hrstd="t" o:hr="t" fillcolor="#a0a0a0" stroked="f"/>
        </w:pict>
      </w:r>
    </w:p>
    <w:p w14:paraId="6EDDDA24" w14:textId="77777777" w:rsidR="00AA616C" w:rsidRPr="000B75E7" w:rsidRDefault="00AA616C" w:rsidP="00F11CFC">
      <w:pPr>
        <w:spacing w:line="360" w:lineRule="auto"/>
        <w:rPr>
          <w:b/>
          <w:bCs/>
          <w:sz w:val="36"/>
          <w:szCs w:val="36"/>
        </w:rPr>
      </w:pPr>
      <w:r w:rsidRPr="000B75E7">
        <w:rPr>
          <w:b/>
          <w:bCs/>
          <w:sz w:val="36"/>
          <w:szCs w:val="36"/>
        </w:rPr>
        <w:t>3.5 Software Requirement Specification (SRS)</w:t>
      </w:r>
    </w:p>
    <w:p w14:paraId="50068CCA" w14:textId="77777777" w:rsidR="00AA616C" w:rsidRPr="000B75E7" w:rsidRDefault="00AA616C" w:rsidP="00F11CFC">
      <w:pPr>
        <w:spacing w:line="360" w:lineRule="auto"/>
        <w:rPr>
          <w:b/>
          <w:bCs/>
          <w:sz w:val="32"/>
          <w:szCs w:val="32"/>
        </w:rPr>
      </w:pPr>
      <w:r w:rsidRPr="000B75E7">
        <w:rPr>
          <w:b/>
          <w:bCs/>
          <w:sz w:val="32"/>
          <w:szCs w:val="32"/>
        </w:rPr>
        <w:t>3.5.1 Functional Requirements</w:t>
      </w:r>
    </w:p>
    <w:p w14:paraId="26540903" w14:textId="77777777" w:rsidR="00AA616C" w:rsidRPr="00AA616C" w:rsidRDefault="00AA616C" w:rsidP="00F11CFC">
      <w:pPr>
        <w:numPr>
          <w:ilvl w:val="0"/>
          <w:numId w:val="11"/>
        </w:numPr>
        <w:spacing w:line="360" w:lineRule="auto"/>
      </w:pPr>
      <w:r w:rsidRPr="00AA616C">
        <w:t xml:space="preserve">The system shall display a welcome message </w:t>
      </w:r>
    </w:p>
    <w:p w14:paraId="00EA7396" w14:textId="77777777" w:rsidR="00AA616C" w:rsidRPr="00AA616C" w:rsidRDefault="00AA616C" w:rsidP="00F11CFC">
      <w:pPr>
        <w:numPr>
          <w:ilvl w:val="0"/>
          <w:numId w:val="11"/>
        </w:numPr>
        <w:spacing w:line="360" w:lineRule="auto"/>
      </w:pPr>
      <w:r w:rsidRPr="00AA616C">
        <w:t xml:space="preserve">The system shall present 30 questions one by one </w:t>
      </w:r>
    </w:p>
    <w:p w14:paraId="3D60FD83" w14:textId="77777777" w:rsidR="00AA616C" w:rsidRPr="00AA616C" w:rsidRDefault="00AA616C" w:rsidP="00F11CFC">
      <w:pPr>
        <w:numPr>
          <w:ilvl w:val="0"/>
          <w:numId w:val="11"/>
        </w:numPr>
        <w:spacing w:line="360" w:lineRule="auto"/>
      </w:pPr>
      <w:r w:rsidRPr="00AA616C">
        <w:t xml:space="preserve">The system shall display four options for each question </w:t>
      </w:r>
    </w:p>
    <w:p w14:paraId="4CEA5106" w14:textId="77777777" w:rsidR="00AA616C" w:rsidRPr="00AA616C" w:rsidRDefault="00AA616C" w:rsidP="00F11CFC">
      <w:pPr>
        <w:numPr>
          <w:ilvl w:val="0"/>
          <w:numId w:val="11"/>
        </w:numPr>
        <w:spacing w:line="360" w:lineRule="auto"/>
      </w:pPr>
      <w:r w:rsidRPr="00AA616C">
        <w:t xml:space="preserve">The system shall accept user input (a/b/c/d) </w:t>
      </w:r>
    </w:p>
    <w:p w14:paraId="54332E97" w14:textId="77777777" w:rsidR="00AA616C" w:rsidRPr="00AA616C" w:rsidRDefault="00AA616C" w:rsidP="00F11CFC">
      <w:pPr>
        <w:numPr>
          <w:ilvl w:val="0"/>
          <w:numId w:val="11"/>
        </w:numPr>
        <w:spacing w:line="360" w:lineRule="auto"/>
      </w:pPr>
      <w:r w:rsidRPr="00AA616C">
        <w:t xml:space="preserve">The system shall check the answer using if-else </w:t>
      </w:r>
    </w:p>
    <w:p w14:paraId="12BA98F6" w14:textId="68D10BB5" w:rsidR="00AA616C" w:rsidRPr="00AA616C" w:rsidRDefault="00AA616C" w:rsidP="001F7631">
      <w:pPr>
        <w:numPr>
          <w:ilvl w:val="0"/>
          <w:numId w:val="11"/>
        </w:numPr>
        <w:spacing w:line="360" w:lineRule="auto"/>
      </w:pPr>
      <w:r w:rsidRPr="00AA616C">
        <w:t>The system shall display correct/incorrect feedbac</w:t>
      </w:r>
      <w:r w:rsidR="001F7631">
        <w:t>k</w:t>
      </w:r>
    </w:p>
    <w:p w14:paraId="1B8ABD9B" w14:textId="77777777" w:rsidR="00AA616C" w:rsidRPr="00AA616C" w:rsidRDefault="00B67E29" w:rsidP="00F11CFC">
      <w:pPr>
        <w:spacing w:line="360" w:lineRule="auto"/>
      </w:pPr>
      <w:r>
        <w:pict w14:anchorId="2B71F76A">
          <v:rect id="_x0000_i1029" style="width:0;height:1.5pt" o:hralign="center" o:hrstd="t" o:hr="t" fillcolor="#a0a0a0" stroked="f"/>
        </w:pict>
      </w:r>
    </w:p>
    <w:p w14:paraId="3498AB8A" w14:textId="77777777" w:rsidR="00AA616C" w:rsidRPr="000717A2" w:rsidRDefault="00AA616C" w:rsidP="00F11CFC">
      <w:pPr>
        <w:spacing w:line="360" w:lineRule="auto"/>
        <w:rPr>
          <w:b/>
          <w:bCs/>
          <w:sz w:val="32"/>
          <w:szCs w:val="32"/>
        </w:rPr>
      </w:pPr>
      <w:r w:rsidRPr="000717A2">
        <w:rPr>
          <w:b/>
          <w:bCs/>
          <w:sz w:val="32"/>
          <w:szCs w:val="32"/>
        </w:rPr>
        <w:t>3.5.2 Non-Functional Requirements</w:t>
      </w:r>
    </w:p>
    <w:p w14:paraId="5FF9AADE" w14:textId="77777777" w:rsidR="00AA616C" w:rsidRPr="00AA616C" w:rsidRDefault="00AA616C" w:rsidP="00F11CFC">
      <w:pPr>
        <w:numPr>
          <w:ilvl w:val="0"/>
          <w:numId w:val="12"/>
        </w:numPr>
        <w:spacing w:line="360" w:lineRule="auto"/>
      </w:pPr>
      <w:r w:rsidRPr="00AA616C">
        <w:rPr>
          <w:b/>
          <w:bCs/>
        </w:rPr>
        <w:t>Usability:</w:t>
      </w:r>
      <w:r w:rsidRPr="00AA616C">
        <w:t xml:space="preserve"> Easy to understand and use </w:t>
      </w:r>
    </w:p>
    <w:p w14:paraId="081CE968" w14:textId="77777777" w:rsidR="00AA616C" w:rsidRPr="00AA616C" w:rsidRDefault="00AA616C" w:rsidP="00F11CFC">
      <w:pPr>
        <w:numPr>
          <w:ilvl w:val="0"/>
          <w:numId w:val="12"/>
        </w:numPr>
        <w:spacing w:line="360" w:lineRule="auto"/>
      </w:pPr>
      <w:r w:rsidRPr="00AA616C">
        <w:rPr>
          <w:b/>
          <w:bCs/>
        </w:rPr>
        <w:t>Performance:</w:t>
      </w:r>
      <w:r w:rsidRPr="00AA616C">
        <w:t xml:space="preserve"> Fast response to user input </w:t>
      </w:r>
    </w:p>
    <w:p w14:paraId="5832FDB1" w14:textId="77777777" w:rsidR="00AA616C" w:rsidRPr="00AA616C" w:rsidRDefault="00AA616C" w:rsidP="00F11CFC">
      <w:pPr>
        <w:numPr>
          <w:ilvl w:val="0"/>
          <w:numId w:val="12"/>
        </w:numPr>
        <w:spacing w:line="360" w:lineRule="auto"/>
      </w:pPr>
      <w:r w:rsidRPr="00AA616C">
        <w:rPr>
          <w:b/>
          <w:bCs/>
        </w:rPr>
        <w:t>Portability:</w:t>
      </w:r>
      <w:r w:rsidRPr="00AA616C">
        <w:t xml:space="preserve"> Can run on any system with C++ compiler </w:t>
      </w:r>
    </w:p>
    <w:p w14:paraId="373B5102" w14:textId="77777777" w:rsidR="00AA616C" w:rsidRPr="00AA616C" w:rsidRDefault="00AA616C" w:rsidP="00F11CFC">
      <w:pPr>
        <w:numPr>
          <w:ilvl w:val="0"/>
          <w:numId w:val="12"/>
        </w:numPr>
        <w:spacing w:line="360" w:lineRule="auto"/>
      </w:pPr>
      <w:r w:rsidRPr="00AA616C">
        <w:rPr>
          <w:b/>
          <w:bCs/>
        </w:rPr>
        <w:lastRenderedPageBreak/>
        <w:t>Reliability:</w:t>
      </w:r>
      <w:r w:rsidRPr="00AA616C">
        <w:t xml:space="preserve"> Should not crash during execution </w:t>
      </w:r>
    </w:p>
    <w:p w14:paraId="799F8E2B" w14:textId="77777777" w:rsidR="00AA616C" w:rsidRPr="00AA616C" w:rsidRDefault="00B67E29" w:rsidP="00F11CFC">
      <w:pPr>
        <w:spacing w:line="360" w:lineRule="auto"/>
      </w:pPr>
      <w:r>
        <w:pict w14:anchorId="4E2D54F4">
          <v:rect id="_x0000_i1030" style="width:0;height:1.5pt" o:hralign="center" o:hrstd="t" o:hr="t" fillcolor="#a0a0a0" stroked="f"/>
        </w:pict>
      </w:r>
    </w:p>
    <w:p w14:paraId="791DFCA8" w14:textId="77777777" w:rsidR="00AA616C" w:rsidRPr="000717A2" w:rsidRDefault="00AA616C" w:rsidP="00F11CFC">
      <w:pPr>
        <w:spacing w:line="360" w:lineRule="auto"/>
        <w:rPr>
          <w:b/>
          <w:bCs/>
          <w:sz w:val="36"/>
          <w:szCs w:val="36"/>
        </w:rPr>
      </w:pPr>
      <w:r w:rsidRPr="000717A2">
        <w:rPr>
          <w:b/>
          <w:bCs/>
          <w:sz w:val="36"/>
          <w:szCs w:val="36"/>
        </w:rPr>
        <w:t>3.6 External Interface Requirements</w:t>
      </w:r>
    </w:p>
    <w:p w14:paraId="0E72AEBF" w14:textId="77777777" w:rsidR="00AA616C" w:rsidRPr="00AA616C" w:rsidRDefault="00AA616C" w:rsidP="00F11CFC">
      <w:pPr>
        <w:spacing w:line="360" w:lineRule="auto"/>
      </w:pPr>
      <w:r w:rsidRPr="00AA616C">
        <w:rPr>
          <w:b/>
          <w:bCs/>
        </w:rPr>
        <w:t>User Interface:</w:t>
      </w:r>
    </w:p>
    <w:p w14:paraId="60A696A6" w14:textId="77777777" w:rsidR="00AA616C" w:rsidRPr="00AA616C" w:rsidRDefault="00AA616C" w:rsidP="00F11CFC">
      <w:pPr>
        <w:numPr>
          <w:ilvl w:val="0"/>
          <w:numId w:val="13"/>
        </w:numPr>
        <w:spacing w:line="360" w:lineRule="auto"/>
      </w:pPr>
      <w:r w:rsidRPr="00AA616C">
        <w:t xml:space="preserve">Command Line Interface (CLI) </w:t>
      </w:r>
    </w:p>
    <w:p w14:paraId="71EE4029" w14:textId="77777777" w:rsidR="00AA616C" w:rsidRPr="00AA616C" w:rsidRDefault="00AA616C" w:rsidP="00F11CFC">
      <w:pPr>
        <w:numPr>
          <w:ilvl w:val="0"/>
          <w:numId w:val="13"/>
        </w:numPr>
        <w:spacing w:line="360" w:lineRule="auto"/>
      </w:pPr>
      <w:r w:rsidRPr="00AA616C">
        <w:t xml:space="preserve">Input through keyboard </w:t>
      </w:r>
    </w:p>
    <w:p w14:paraId="5C204746" w14:textId="77777777" w:rsidR="00AA616C" w:rsidRPr="00AA616C" w:rsidRDefault="00AA616C" w:rsidP="00F11CFC">
      <w:pPr>
        <w:numPr>
          <w:ilvl w:val="0"/>
          <w:numId w:val="13"/>
        </w:numPr>
        <w:spacing w:line="360" w:lineRule="auto"/>
      </w:pPr>
      <w:r w:rsidRPr="00AA616C">
        <w:t xml:space="preserve">Output on console </w:t>
      </w:r>
    </w:p>
    <w:p w14:paraId="5D5B354D" w14:textId="77777777" w:rsidR="00AA616C" w:rsidRPr="00AF3BC7" w:rsidRDefault="00AA616C" w:rsidP="00F11CFC">
      <w:pPr>
        <w:spacing w:line="360" w:lineRule="auto"/>
        <w:rPr>
          <w:sz w:val="32"/>
          <w:szCs w:val="32"/>
        </w:rPr>
      </w:pPr>
      <w:r w:rsidRPr="00AF3BC7">
        <w:rPr>
          <w:b/>
          <w:bCs/>
          <w:sz w:val="32"/>
          <w:szCs w:val="32"/>
        </w:rPr>
        <w:t>Hardware Requirements:</w:t>
      </w:r>
    </w:p>
    <w:p w14:paraId="0F18A1E5" w14:textId="77777777" w:rsidR="00AA616C" w:rsidRPr="00AA616C" w:rsidRDefault="00AA616C" w:rsidP="00F11CFC">
      <w:pPr>
        <w:numPr>
          <w:ilvl w:val="0"/>
          <w:numId w:val="14"/>
        </w:numPr>
        <w:spacing w:line="360" w:lineRule="auto"/>
      </w:pPr>
      <w:r w:rsidRPr="00AA616C">
        <w:t xml:space="preserve">Basic computer system </w:t>
      </w:r>
    </w:p>
    <w:p w14:paraId="3F077647" w14:textId="77777777" w:rsidR="00AA616C" w:rsidRPr="00AF3BC7" w:rsidRDefault="00AA616C" w:rsidP="00F11CFC">
      <w:pPr>
        <w:spacing w:line="360" w:lineRule="auto"/>
        <w:rPr>
          <w:sz w:val="32"/>
          <w:szCs w:val="32"/>
        </w:rPr>
      </w:pPr>
      <w:r w:rsidRPr="00AF3BC7">
        <w:rPr>
          <w:b/>
          <w:bCs/>
          <w:sz w:val="32"/>
          <w:szCs w:val="32"/>
        </w:rPr>
        <w:t>Software Requirements:</w:t>
      </w:r>
    </w:p>
    <w:p w14:paraId="1C516274" w14:textId="556B984C" w:rsidR="00AA616C" w:rsidRPr="00AA616C" w:rsidRDefault="00AA616C" w:rsidP="00F11CFC">
      <w:pPr>
        <w:numPr>
          <w:ilvl w:val="0"/>
          <w:numId w:val="15"/>
        </w:numPr>
        <w:spacing w:line="360" w:lineRule="auto"/>
      </w:pPr>
      <w:r w:rsidRPr="00AA616C">
        <w:t>C++ Compiler (Turbo C++, Dev C++)</w:t>
      </w:r>
    </w:p>
    <w:p w14:paraId="50D9A52E" w14:textId="73BD3EAE" w:rsidR="00251240" w:rsidRDefault="00251240" w:rsidP="00251240"/>
    <w:p w14:paraId="48A2BD30" w14:textId="77777777" w:rsidR="00251240" w:rsidRDefault="00251240" w:rsidP="00251240">
      <w:r>
        <w:rPr>
          <w:sz w:val="32"/>
        </w:rPr>
        <w:t xml:space="preserve"> </w:t>
      </w:r>
    </w:p>
    <w:p w14:paraId="2640AE5C" w14:textId="77777777" w:rsidR="00251240" w:rsidRDefault="00251240" w:rsidP="00251240">
      <w:r>
        <w:rPr>
          <w:sz w:val="32"/>
        </w:rPr>
        <w:t xml:space="preserve"> </w:t>
      </w:r>
    </w:p>
    <w:p w14:paraId="1A6DC3AF" w14:textId="77777777" w:rsidR="00251240" w:rsidRDefault="00251240" w:rsidP="00251240">
      <w:r>
        <w:rPr>
          <w:sz w:val="32"/>
        </w:rPr>
        <w:t xml:space="preserve"> </w:t>
      </w:r>
    </w:p>
    <w:p w14:paraId="7FF8D641" w14:textId="77777777" w:rsidR="00251240" w:rsidRDefault="00251240" w:rsidP="00251240">
      <w:r>
        <w:rPr>
          <w:sz w:val="32"/>
        </w:rPr>
        <w:t xml:space="preserve"> </w:t>
      </w:r>
    </w:p>
    <w:p w14:paraId="084078F9" w14:textId="77777777" w:rsidR="00251240" w:rsidRDefault="00251240" w:rsidP="00251240">
      <w:r>
        <w:t xml:space="preserve"> </w:t>
      </w:r>
    </w:p>
    <w:p w14:paraId="2C6D9797" w14:textId="77777777" w:rsidR="00251240" w:rsidRDefault="00251240" w:rsidP="00251240">
      <w:r>
        <w:rPr>
          <w:sz w:val="32"/>
        </w:rPr>
        <w:t xml:space="preserve"> </w:t>
      </w:r>
    </w:p>
    <w:p w14:paraId="12015AF5" w14:textId="77777777" w:rsidR="00AF3BC7" w:rsidRDefault="00251240" w:rsidP="00AF3BC7">
      <w:r>
        <w:t xml:space="preserve"> </w:t>
      </w:r>
    </w:p>
    <w:p w14:paraId="1E8468F8" w14:textId="77777777" w:rsidR="00F11CFC" w:rsidRDefault="00F11CFC" w:rsidP="00AF3BC7">
      <w:pPr>
        <w:rPr>
          <w:b/>
          <w:bCs/>
          <w:sz w:val="40"/>
          <w:szCs w:val="40"/>
        </w:rPr>
      </w:pPr>
    </w:p>
    <w:p w14:paraId="43E46B92" w14:textId="77777777" w:rsidR="001F7631" w:rsidRDefault="001F7631" w:rsidP="00AF3BC7">
      <w:pPr>
        <w:rPr>
          <w:b/>
          <w:bCs/>
          <w:sz w:val="40"/>
          <w:szCs w:val="40"/>
        </w:rPr>
      </w:pPr>
    </w:p>
    <w:p w14:paraId="25B0E9A1" w14:textId="36BB20C1" w:rsidR="00251240" w:rsidRPr="00AF3BC7" w:rsidRDefault="004000DF" w:rsidP="00AF3BC7">
      <w:pPr>
        <w:rPr>
          <w:sz w:val="40"/>
          <w:szCs w:val="40"/>
        </w:rPr>
      </w:pPr>
      <w:r>
        <w:rPr>
          <w:b/>
          <w:bCs/>
          <w:noProof/>
          <w:sz w:val="40"/>
          <w:szCs w:val="40"/>
        </w:rPr>
        <w:lastRenderedPageBreak/>
        <mc:AlternateContent>
          <mc:Choice Requires="wps">
            <w:drawing>
              <wp:anchor distT="0" distB="0" distL="114300" distR="114300" simplePos="0" relativeHeight="251658240" behindDoc="0" locked="0" layoutInCell="1" allowOverlap="1" wp14:anchorId="3FB3E476" wp14:editId="37832F9A">
                <wp:simplePos x="0" y="0"/>
                <wp:positionH relativeFrom="column">
                  <wp:posOffset>2701117</wp:posOffset>
                </wp:positionH>
                <wp:positionV relativeFrom="paragraph">
                  <wp:posOffset>342265</wp:posOffset>
                </wp:positionV>
                <wp:extent cx="720436" cy="374073"/>
                <wp:effectExtent l="0" t="0" r="22860" b="26035"/>
                <wp:wrapNone/>
                <wp:docPr id="907303117" name="Oval 31"/>
                <wp:cNvGraphicFramePr/>
                <a:graphic xmlns:a="http://schemas.openxmlformats.org/drawingml/2006/main">
                  <a:graphicData uri="http://schemas.microsoft.com/office/word/2010/wordprocessingShape">
                    <wps:wsp>
                      <wps:cNvSpPr/>
                      <wps:spPr>
                        <a:xfrm>
                          <a:off x="0" y="0"/>
                          <a:ext cx="720436" cy="374073"/>
                        </a:xfrm>
                        <a:prstGeom prst="ellipse">
                          <a:avLst/>
                        </a:prstGeom>
                        <a:solidFill>
                          <a:schemeClr val="bg2">
                            <a:lumMod val="75000"/>
                            <a:alpha val="27000"/>
                          </a:schemeClr>
                        </a:solidFill>
                        <a:ln>
                          <a:solidFill>
                            <a:schemeClr val="tx1">
                              <a:lumMod val="65000"/>
                              <a:lumOff val="3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E278BA" id="Oval 31" o:spid="_x0000_s1026" style="position:absolute;margin-left:212.7pt;margin-top:26.95pt;width:56.75pt;height:29.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" fillcolor="#adadad [2414]" strokecolor="#5a5a5a [2109]" strokeweight="1pt">
                <v:fill opacity="17733f"/>
                <v:stroke joinstyle="miter"/>
              </v:oval>
            </w:pict>
          </mc:Fallback>
        </mc:AlternateContent>
      </w:r>
      <w:r w:rsidR="008D2D0C" w:rsidRPr="00AF3BC7">
        <w:rPr>
          <w:b/>
          <w:bCs/>
          <w:sz w:val="40"/>
          <w:szCs w:val="40"/>
        </w:rPr>
        <w:t>4.</w:t>
      </w:r>
      <w:r w:rsidR="00251240" w:rsidRPr="00AF3BC7">
        <w:rPr>
          <w:rStyle w:val="Heading1Char"/>
          <w:b/>
          <w:bCs/>
          <w:sz w:val="40"/>
          <w:szCs w:val="40"/>
        </w:rPr>
        <w:t>Flow Chart</w:t>
      </w:r>
      <w:r w:rsidR="008D2D0C" w:rsidRPr="00AF3BC7">
        <w:rPr>
          <w:b/>
          <w:bCs/>
          <w:sz w:val="40"/>
          <w:szCs w:val="40"/>
        </w:rPr>
        <w:t>:</w:t>
      </w:r>
    </w:p>
    <w:p w14:paraId="6CAE87D1" w14:textId="22A5FF7F" w:rsidR="00727691" w:rsidRDefault="00727691" w:rsidP="00727691">
      <w:pPr>
        <w:jc w:val="center"/>
      </w:pPr>
      <w:r>
        <w:t>START</w:t>
      </w:r>
    </w:p>
    <w:p w14:paraId="7E9D4FA3" w14:textId="722555A3" w:rsidR="00727691" w:rsidRDefault="00924135" w:rsidP="00727691">
      <w:pPr>
        <w:jc w:val="center"/>
      </w:pPr>
      <w:r>
        <w:rPr>
          <w:noProof/>
        </w:rPr>
        <mc:AlternateContent>
          <mc:Choice Requires="wps">
            <w:drawing>
              <wp:anchor distT="0" distB="0" distL="114300" distR="114300" simplePos="0" relativeHeight="251658241" behindDoc="0" locked="0" layoutInCell="1" allowOverlap="1" wp14:anchorId="6B930F47" wp14:editId="5EEB7BE5">
                <wp:simplePos x="0" y="0"/>
                <wp:positionH relativeFrom="column">
                  <wp:posOffset>2334491</wp:posOffset>
                </wp:positionH>
                <wp:positionV relativeFrom="paragraph">
                  <wp:posOffset>203431</wp:posOffset>
                </wp:positionV>
                <wp:extent cx="1530927" cy="367088"/>
                <wp:effectExtent l="0" t="0" r="12700" b="13970"/>
                <wp:wrapNone/>
                <wp:docPr id="1127311652" name="Rectangle 32"/>
                <wp:cNvGraphicFramePr/>
                <a:graphic xmlns:a="http://schemas.openxmlformats.org/drawingml/2006/main">
                  <a:graphicData uri="http://schemas.microsoft.com/office/word/2010/wordprocessingShape">
                    <wps:wsp>
                      <wps:cNvSpPr/>
                      <wps:spPr>
                        <a:xfrm>
                          <a:off x="0" y="0"/>
                          <a:ext cx="1530927" cy="367088"/>
                        </a:xfrm>
                        <a:prstGeom prst="rect">
                          <a:avLst/>
                        </a:prstGeom>
                        <a:solidFill>
                          <a:schemeClr val="bg2">
                            <a:lumMod val="75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578932" id="Rectangle 32" o:spid="_x0000_s1026" style="position:absolute;margin-left:183.8pt;margin-top:16pt;width:120.55pt;height:28.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" fillcolor="#adadad [2414]" strokecolor="#030e13 [484]" strokeweight="1pt">
                <v:fill opacity="18247f"/>
              </v:rect>
            </w:pict>
          </mc:Fallback>
        </mc:AlternateContent>
      </w:r>
      <w:r w:rsidR="00727691">
        <w:t>↓</w:t>
      </w:r>
    </w:p>
    <w:p w14:paraId="74052403" w14:textId="1F6418E5" w:rsidR="00727691" w:rsidRDefault="00727691" w:rsidP="00727691">
      <w:pPr>
        <w:jc w:val="center"/>
      </w:pPr>
      <w:r>
        <w:t>Display Welcome</w:t>
      </w:r>
    </w:p>
    <w:p w14:paraId="0443746A" w14:textId="1AE72777" w:rsidR="00727691" w:rsidRDefault="00F973C8" w:rsidP="00727691">
      <w:pPr>
        <w:jc w:val="center"/>
      </w:pPr>
      <w:r>
        <w:rPr>
          <w:noProof/>
        </w:rPr>
        <mc:AlternateContent>
          <mc:Choice Requires="wps">
            <w:drawing>
              <wp:anchor distT="0" distB="0" distL="114300" distR="114300" simplePos="0" relativeHeight="251658242" behindDoc="0" locked="0" layoutInCell="1" allowOverlap="1" wp14:anchorId="5E315A77" wp14:editId="6650AF53">
                <wp:simplePos x="0" y="0"/>
                <wp:positionH relativeFrom="column">
                  <wp:posOffset>2313132</wp:posOffset>
                </wp:positionH>
                <wp:positionV relativeFrom="paragraph">
                  <wp:posOffset>207876</wp:posOffset>
                </wp:positionV>
                <wp:extent cx="1530927" cy="367088"/>
                <wp:effectExtent l="0" t="0" r="12700" b="13970"/>
                <wp:wrapNone/>
                <wp:docPr id="758121" name="Rectangle 32"/>
                <wp:cNvGraphicFramePr/>
                <a:graphic xmlns:a="http://schemas.openxmlformats.org/drawingml/2006/main">
                  <a:graphicData uri="http://schemas.microsoft.com/office/word/2010/wordprocessingShape">
                    <wps:wsp>
                      <wps:cNvSpPr/>
                      <wps:spPr>
                        <a:xfrm>
                          <a:off x="0" y="0"/>
                          <a:ext cx="1530927" cy="367088"/>
                        </a:xfrm>
                        <a:prstGeom prst="rect">
                          <a:avLst/>
                        </a:prstGeom>
                        <a:solidFill>
                          <a:schemeClr val="bg2">
                            <a:lumMod val="75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AB4175" id="Rectangle 32" o:spid="_x0000_s1026" style="position:absolute;margin-left:182.15pt;margin-top:16.35pt;width:120.55pt;height:28.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" fillcolor="#adadad [2414]" strokecolor="#030e13 [484]" strokeweight="1pt">
                <v:fill opacity="18247f"/>
              </v:rect>
            </w:pict>
          </mc:Fallback>
        </mc:AlternateContent>
      </w:r>
      <w:r w:rsidR="00727691">
        <w:t>↓</w:t>
      </w:r>
    </w:p>
    <w:p w14:paraId="2AD5BA96" w14:textId="574F5E72" w:rsidR="00727691" w:rsidRDefault="00727691" w:rsidP="00727691">
      <w:pPr>
        <w:jc w:val="center"/>
      </w:pPr>
      <w:r>
        <w:t>Initialize Score = 0</w:t>
      </w:r>
    </w:p>
    <w:p w14:paraId="6463C92F" w14:textId="2EE38E69" w:rsidR="00727691" w:rsidRDefault="00F973C8" w:rsidP="00727691">
      <w:pPr>
        <w:jc w:val="center"/>
      </w:pPr>
      <w:r>
        <w:rPr>
          <w:noProof/>
        </w:rPr>
        <mc:AlternateContent>
          <mc:Choice Requires="wps">
            <w:drawing>
              <wp:anchor distT="0" distB="0" distL="114300" distR="114300" simplePos="0" relativeHeight="251658243" behindDoc="0" locked="0" layoutInCell="1" allowOverlap="1" wp14:anchorId="27222FA7" wp14:editId="6C8A2EB4">
                <wp:simplePos x="0" y="0"/>
                <wp:positionH relativeFrom="column">
                  <wp:posOffset>2306782</wp:posOffset>
                </wp:positionH>
                <wp:positionV relativeFrom="paragraph">
                  <wp:posOffset>207703</wp:posOffset>
                </wp:positionV>
                <wp:extent cx="1530927" cy="367088"/>
                <wp:effectExtent l="0" t="0" r="12700" b="13970"/>
                <wp:wrapNone/>
                <wp:docPr id="1078342525" name="Rectangle 32"/>
                <wp:cNvGraphicFramePr/>
                <a:graphic xmlns:a="http://schemas.openxmlformats.org/drawingml/2006/main">
                  <a:graphicData uri="http://schemas.microsoft.com/office/word/2010/wordprocessingShape">
                    <wps:wsp>
                      <wps:cNvSpPr/>
                      <wps:spPr>
                        <a:xfrm>
                          <a:off x="0" y="0"/>
                          <a:ext cx="1530927" cy="367088"/>
                        </a:xfrm>
                        <a:prstGeom prst="rect">
                          <a:avLst/>
                        </a:prstGeom>
                        <a:solidFill>
                          <a:schemeClr val="bg2">
                            <a:lumMod val="75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150D48" id="Rectangle 32" o:spid="_x0000_s1026" style="position:absolute;margin-left:181.65pt;margin-top:16.35pt;width:120.55pt;height:28.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" fillcolor="#adadad [2414]" strokecolor="#030e13 [484]" strokeweight="1pt">
                <v:fill opacity="18247f"/>
              </v:rect>
            </w:pict>
          </mc:Fallback>
        </mc:AlternateContent>
      </w:r>
      <w:r w:rsidR="00727691">
        <w:t>↓</w:t>
      </w:r>
    </w:p>
    <w:p w14:paraId="6329EEDB" w14:textId="241E0647" w:rsidR="00727691" w:rsidRDefault="00727691" w:rsidP="00727691">
      <w:pPr>
        <w:jc w:val="center"/>
      </w:pPr>
      <w:r>
        <w:t>Display Question</w:t>
      </w:r>
    </w:p>
    <w:p w14:paraId="5ABD3F25" w14:textId="18142176" w:rsidR="00727691" w:rsidRDefault="00F973C8" w:rsidP="00727691">
      <w:pPr>
        <w:jc w:val="center"/>
      </w:pPr>
      <w:r>
        <w:rPr>
          <w:noProof/>
        </w:rPr>
        <mc:AlternateContent>
          <mc:Choice Requires="wps">
            <w:drawing>
              <wp:anchor distT="0" distB="0" distL="114300" distR="114300" simplePos="0" relativeHeight="251658244" behindDoc="0" locked="0" layoutInCell="1" allowOverlap="1" wp14:anchorId="74E597B5" wp14:editId="18B1B8DF">
                <wp:simplePos x="0" y="0"/>
                <wp:positionH relativeFrom="column">
                  <wp:posOffset>2306782</wp:posOffset>
                </wp:positionH>
                <wp:positionV relativeFrom="paragraph">
                  <wp:posOffset>173702</wp:posOffset>
                </wp:positionV>
                <wp:extent cx="1530927" cy="367088"/>
                <wp:effectExtent l="0" t="0" r="12700" b="13970"/>
                <wp:wrapNone/>
                <wp:docPr id="103637528" name="Rectangle 32"/>
                <wp:cNvGraphicFramePr/>
                <a:graphic xmlns:a="http://schemas.openxmlformats.org/drawingml/2006/main">
                  <a:graphicData uri="http://schemas.microsoft.com/office/word/2010/wordprocessingShape">
                    <wps:wsp>
                      <wps:cNvSpPr/>
                      <wps:spPr>
                        <a:xfrm>
                          <a:off x="0" y="0"/>
                          <a:ext cx="1530927" cy="367088"/>
                        </a:xfrm>
                        <a:prstGeom prst="rect">
                          <a:avLst/>
                        </a:prstGeom>
                        <a:solidFill>
                          <a:schemeClr val="bg2">
                            <a:lumMod val="75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ED0149" id="Rectangle 32" o:spid="_x0000_s1026" style="position:absolute;margin-left:181.65pt;margin-top:13.7pt;width:120.55pt;height:28.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" fillcolor="#adadad [2414]" strokecolor="#030e13 [484]" strokeweight="1pt">
                <v:fill opacity="18247f"/>
              </v:rect>
            </w:pict>
          </mc:Fallback>
        </mc:AlternateContent>
      </w:r>
      <w:r w:rsidR="00727691">
        <w:t>↓</w:t>
      </w:r>
    </w:p>
    <w:p w14:paraId="292C4463" w14:textId="67F442F7" w:rsidR="00727691" w:rsidRDefault="00727691" w:rsidP="00727691">
      <w:pPr>
        <w:jc w:val="center"/>
      </w:pPr>
      <w:r>
        <w:t>Take Answer</w:t>
      </w:r>
    </w:p>
    <w:p w14:paraId="22484A8E" w14:textId="57547286" w:rsidR="00727691" w:rsidRDefault="00F973C8" w:rsidP="00727691">
      <w:pPr>
        <w:jc w:val="center"/>
      </w:pPr>
      <w:r>
        <w:rPr>
          <w:noProof/>
        </w:rPr>
        <mc:AlternateContent>
          <mc:Choice Requires="wps">
            <w:drawing>
              <wp:anchor distT="0" distB="0" distL="114300" distR="114300" simplePos="0" relativeHeight="251658245" behindDoc="0" locked="0" layoutInCell="1" allowOverlap="1" wp14:anchorId="2986717C" wp14:editId="17760FBD">
                <wp:simplePos x="0" y="0"/>
                <wp:positionH relativeFrom="column">
                  <wp:posOffset>2272146</wp:posOffset>
                </wp:positionH>
                <wp:positionV relativeFrom="paragraph">
                  <wp:posOffset>192289</wp:posOffset>
                </wp:positionV>
                <wp:extent cx="1530927" cy="367088"/>
                <wp:effectExtent l="0" t="0" r="12700" b="13970"/>
                <wp:wrapNone/>
                <wp:docPr id="116101340" name="Rectangle 32"/>
                <wp:cNvGraphicFramePr/>
                <a:graphic xmlns:a="http://schemas.openxmlformats.org/drawingml/2006/main">
                  <a:graphicData uri="http://schemas.microsoft.com/office/word/2010/wordprocessingShape">
                    <wps:wsp>
                      <wps:cNvSpPr/>
                      <wps:spPr>
                        <a:xfrm>
                          <a:off x="0" y="0"/>
                          <a:ext cx="1530927" cy="367088"/>
                        </a:xfrm>
                        <a:prstGeom prst="rect">
                          <a:avLst/>
                        </a:prstGeom>
                        <a:solidFill>
                          <a:schemeClr val="bg2">
                            <a:lumMod val="75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0C4301" id="Rectangle 32" o:spid="_x0000_s1026" style="position:absolute;margin-left:178.9pt;margin-top:15.15pt;width:120.55pt;height:28.9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" fillcolor="#adadad [2414]" strokecolor="#030e13 [484]" strokeweight="1pt">
                <v:fill opacity="18247f"/>
              </v:rect>
            </w:pict>
          </mc:Fallback>
        </mc:AlternateContent>
      </w:r>
      <w:r w:rsidR="00727691">
        <w:t>↓</w:t>
      </w:r>
    </w:p>
    <w:p w14:paraId="4A60F317" w14:textId="7ADAD678" w:rsidR="00727691" w:rsidRDefault="00727691" w:rsidP="00727691">
      <w:pPr>
        <w:jc w:val="center"/>
      </w:pPr>
      <w:r>
        <w:t>Is Answer Correct?</w:t>
      </w:r>
    </w:p>
    <w:p w14:paraId="045A9A77" w14:textId="71DA186E" w:rsidR="00727691" w:rsidRDefault="0071102A" w:rsidP="00727691">
      <w:pPr>
        <w:jc w:val="center"/>
      </w:pPr>
      <w:r>
        <w:rPr>
          <w:noProof/>
        </w:rPr>
        <mc:AlternateContent>
          <mc:Choice Requires="wps">
            <w:drawing>
              <wp:anchor distT="0" distB="0" distL="114300" distR="114300" simplePos="0" relativeHeight="251658246" behindDoc="0" locked="0" layoutInCell="1" allowOverlap="1" wp14:anchorId="29BDABDE" wp14:editId="416B6B3F">
                <wp:simplePos x="0" y="0"/>
                <wp:positionH relativeFrom="margin">
                  <wp:posOffset>2261985</wp:posOffset>
                </wp:positionH>
                <wp:positionV relativeFrom="paragraph">
                  <wp:posOffset>221557</wp:posOffset>
                </wp:positionV>
                <wp:extent cx="1530927" cy="367088"/>
                <wp:effectExtent l="0" t="0" r="12700" b="13970"/>
                <wp:wrapNone/>
                <wp:docPr id="1791751113" name="Rectangle 32"/>
                <wp:cNvGraphicFramePr/>
                <a:graphic xmlns:a="http://schemas.openxmlformats.org/drawingml/2006/main">
                  <a:graphicData uri="http://schemas.microsoft.com/office/word/2010/wordprocessingShape">
                    <wps:wsp>
                      <wps:cNvSpPr/>
                      <wps:spPr>
                        <a:xfrm>
                          <a:off x="0" y="0"/>
                          <a:ext cx="1530927" cy="367088"/>
                        </a:xfrm>
                        <a:prstGeom prst="rect">
                          <a:avLst/>
                        </a:prstGeom>
                        <a:solidFill>
                          <a:schemeClr val="bg2">
                            <a:lumMod val="75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898A1B" id="Rectangle 32" o:spid="_x0000_s1026" style="position:absolute;margin-left:178.1pt;margin-top:17.45pt;width:120.55pt;height:28.9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" fillcolor="#adadad [2414]" strokecolor="#030e13 [484]" strokeweight="1pt">
                <v:fill opacity="18247f"/>
                <w10:wrap anchorx="margin"/>
              </v:rect>
            </w:pict>
          </mc:Fallback>
        </mc:AlternateContent>
      </w:r>
      <w:r w:rsidR="00727691">
        <w:t>↓        ↓</w:t>
      </w:r>
    </w:p>
    <w:p w14:paraId="22E48A4B" w14:textId="3CAB62B5" w:rsidR="00727691" w:rsidRDefault="00727691" w:rsidP="00727691">
      <w:pPr>
        <w:jc w:val="center"/>
      </w:pPr>
      <w:r>
        <w:t>Yes       No</w:t>
      </w:r>
    </w:p>
    <w:p w14:paraId="349A2887" w14:textId="56E82CE5" w:rsidR="00727691" w:rsidRDefault="0071102A" w:rsidP="00727691">
      <w:pPr>
        <w:jc w:val="center"/>
      </w:pPr>
      <w:r>
        <w:rPr>
          <w:noProof/>
        </w:rPr>
        <mc:AlternateContent>
          <mc:Choice Requires="wps">
            <w:drawing>
              <wp:anchor distT="0" distB="0" distL="114300" distR="114300" simplePos="0" relativeHeight="251658247" behindDoc="0" locked="0" layoutInCell="1" allowOverlap="1" wp14:anchorId="4304CC58" wp14:editId="2ABA0D38">
                <wp:simplePos x="0" y="0"/>
                <wp:positionH relativeFrom="column">
                  <wp:posOffset>2272087</wp:posOffset>
                </wp:positionH>
                <wp:positionV relativeFrom="paragraph">
                  <wp:posOffset>256425</wp:posOffset>
                </wp:positionV>
                <wp:extent cx="1530927" cy="588818"/>
                <wp:effectExtent l="0" t="0" r="12700" b="20955"/>
                <wp:wrapNone/>
                <wp:docPr id="1612361158" name="Rectangle 32"/>
                <wp:cNvGraphicFramePr/>
                <a:graphic xmlns:a="http://schemas.openxmlformats.org/drawingml/2006/main">
                  <a:graphicData uri="http://schemas.microsoft.com/office/word/2010/wordprocessingShape">
                    <wps:wsp>
                      <wps:cNvSpPr/>
                      <wps:spPr>
                        <a:xfrm>
                          <a:off x="0" y="0"/>
                          <a:ext cx="1530927" cy="588818"/>
                        </a:xfrm>
                        <a:prstGeom prst="rect">
                          <a:avLst/>
                        </a:prstGeom>
                        <a:solidFill>
                          <a:schemeClr val="bg2">
                            <a:lumMod val="75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F776CA" id="Rectangle 32" o:spid="_x0000_s1026" style="position:absolute;margin-left:178.9pt;margin-top:20.2pt;width:120.55pt;height:46.3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" fillcolor="#adadad [2414]" strokecolor="#030e13 [484]" strokeweight="1pt">
                <v:fill opacity="18247f"/>
              </v:rect>
            </w:pict>
          </mc:Fallback>
        </mc:AlternateContent>
      </w:r>
      <w:r w:rsidR="00727691">
        <w:t>↓        ↓</w:t>
      </w:r>
    </w:p>
    <w:p w14:paraId="19118F3F" w14:textId="6F82735C" w:rsidR="00727691" w:rsidRDefault="00727691" w:rsidP="00727691">
      <w:pPr>
        <w:jc w:val="center"/>
      </w:pPr>
      <w:r>
        <w:t>Increase   Show Correct</w:t>
      </w:r>
    </w:p>
    <w:p w14:paraId="160A4C39" w14:textId="6FB23E91" w:rsidR="00727691" w:rsidRDefault="00727691" w:rsidP="00227E7E">
      <w:pPr>
        <w:jc w:val="center"/>
      </w:pPr>
      <w:r>
        <w:t>Score      Answer</w:t>
      </w:r>
    </w:p>
    <w:p w14:paraId="2503BF5B" w14:textId="00D21CF4" w:rsidR="00727691" w:rsidRDefault="0071102A" w:rsidP="00727691">
      <w:pPr>
        <w:jc w:val="center"/>
      </w:pPr>
      <w:r>
        <w:rPr>
          <w:b/>
          <w:bCs/>
          <w:noProof/>
          <w:sz w:val="40"/>
          <w:szCs w:val="40"/>
        </w:rPr>
        <mc:AlternateContent>
          <mc:Choice Requires="wps">
            <w:drawing>
              <wp:anchor distT="0" distB="0" distL="114300" distR="114300" simplePos="0" relativeHeight="251658248" behindDoc="0" locked="0" layoutInCell="1" allowOverlap="1" wp14:anchorId="29AA284C" wp14:editId="74AD1551">
                <wp:simplePos x="0" y="0"/>
                <wp:positionH relativeFrom="column">
                  <wp:posOffset>2701636</wp:posOffset>
                </wp:positionH>
                <wp:positionV relativeFrom="paragraph">
                  <wp:posOffset>215265</wp:posOffset>
                </wp:positionV>
                <wp:extent cx="720436" cy="374073"/>
                <wp:effectExtent l="0" t="0" r="22860" b="26035"/>
                <wp:wrapNone/>
                <wp:docPr id="265125126" name="Oval 31"/>
                <wp:cNvGraphicFramePr/>
                <a:graphic xmlns:a="http://schemas.openxmlformats.org/drawingml/2006/main">
                  <a:graphicData uri="http://schemas.microsoft.com/office/word/2010/wordprocessingShape">
                    <wps:wsp>
                      <wps:cNvSpPr/>
                      <wps:spPr>
                        <a:xfrm>
                          <a:off x="0" y="0"/>
                          <a:ext cx="720436" cy="374073"/>
                        </a:xfrm>
                        <a:prstGeom prst="ellipse">
                          <a:avLst/>
                        </a:prstGeom>
                        <a:solidFill>
                          <a:schemeClr val="bg2">
                            <a:lumMod val="75000"/>
                            <a:alpha val="27000"/>
                          </a:schemeClr>
                        </a:solidFill>
                        <a:ln>
                          <a:solidFill>
                            <a:schemeClr val="tx1">
                              <a:lumMod val="65000"/>
                              <a:lumOff val="3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608F31" id="Oval 31" o:spid="_x0000_s1026" style="position:absolute;margin-left:212.75pt;margin-top:16.95pt;width:56.75pt;height:29.4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" fillcolor="#adadad [2414]" strokecolor="#5a5a5a [2109]" strokeweight="1pt">
                <v:fill opacity="17733f"/>
                <v:stroke joinstyle="miter"/>
              </v:oval>
            </w:pict>
          </mc:Fallback>
        </mc:AlternateContent>
      </w:r>
      <w:r w:rsidR="00727691">
        <w:t>↓</w:t>
      </w:r>
    </w:p>
    <w:p w14:paraId="3347E9E9" w14:textId="52FBF3B5" w:rsidR="00165F34" w:rsidRDefault="00727691" w:rsidP="00165F34">
      <w:pPr>
        <w:jc w:val="center"/>
      </w:pPr>
      <w:r>
        <w:t>END</w:t>
      </w:r>
    </w:p>
    <w:p w14:paraId="4A632774" w14:textId="77777777" w:rsidR="00165F34" w:rsidRDefault="00165F34" w:rsidP="00165F34">
      <w:pPr>
        <w:jc w:val="center"/>
      </w:pPr>
    </w:p>
    <w:p w14:paraId="24EC414B" w14:textId="77777777" w:rsidR="00D02A8F" w:rsidRDefault="00D02A8F" w:rsidP="00165F34">
      <w:pPr>
        <w:jc w:val="left"/>
        <w:rPr>
          <w:b/>
          <w:bCs/>
          <w:sz w:val="40"/>
          <w:szCs w:val="40"/>
        </w:rPr>
      </w:pPr>
    </w:p>
    <w:p w14:paraId="6D9CCE56" w14:textId="77777777" w:rsidR="00D02A8F" w:rsidRDefault="00D02A8F" w:rsidP="00165F34">
      <w:pPr>
        <w:jc w:val="left"/>
        <w:rPr>
          <w:b/>
          <w:bCs/>
          <w:sz w:val="40"/>
          <w:szCs w:val="40"/>
        </w:rPr>
      </w:pPr>
    </w:p>
    <w:p w14:paraId="4EA23C3C" w14:textId="77777777" w:rsidR="00D02A8F" w:rsidRDefault="00D02A8F" w:rsidP="00165F34">
      <w:pPr>
        <w:jc w:val="left"/>
        <w:rPr>
          <w:b/>
          <w:bCs/>
          <w:sz w:val="40"/>
          <w:szCs w:val="40"/>
        </w:rPr>
      </w:pPr>
    </w:p>
    <w:p w14:paraId="034965FA" w14:textId="77777777" w:rsidR="00353E30" w:rsidRDefault="00353E30" w:rsidP="00165F34">
      <w:pPr>
        <w:jc w:val="left"/>
        <w:rPr>
          <w:b/>
          <w:bCs/>
          <w:sz w:val="40"/>
          <w:szCs w:val="40"/>
        </w:rPr>
      </w:pPr>
    </w:p>
    <w:p w14:paraId="6346F7D3" w14:textId="0F1DBF87" w:rsidR="00251240" w:rsidRPr="00EA7720" w:rsidRDefault="00165F34" w:rsidP="00165F34">
      <w:pPr>
        <w:jc w:val="left"/>
        <w:rPr>
          <w:sz w:val="40"/>
          <w:szCs w:val="40"/>
        </w:rPr>
      </w:pPr>
      <w:r w:rsidRPr="00EA7720">
        <w:rPr>
          <w:b/>
          <w:bCs/>
          <w:sz w:val="40"/>
          <w:szCs w:val="40"/>
        </w:rPr>
        <w:lastRenderedPageBreak/>
        <w:t>5.</w:t>
      </w:r>
      <w:r w:rsidR="00251240" w:rsidRPr="00EA7720">
        <w:rPr>
          <w:b/>
          <w:bCs/>
          <w:sz w:val="40"/>
          <w:szCs w:val="40"/>
        </w:rPr>
        <w:t xml:space="preserve">Level 0 (Context Diagram) </w:t>
      </w:r>
    </w:p>
    <w:p w14:paraId="349E56B5" w14:textId="77777777" w:rsidR="00251240" w:rsidRDefault="00251240" w:rsidP="00251240">
      <w:r>
        <w:t xml:space="preserve"> </w:t>
      </w:r>
    </w:p>
    <w:p w14:paraId="113F5745" w14:textId="12B0AFED" w:rsidR="0009560A" w:rsidRPr="005939F2" w:rsidRDefault="00181D71" w:rsidP="0009560A">
      <w:pPr>
        <w:jc w:val="center"/>
        <w:rPr>
          <w:sz w:val="28"/>
          <w:szCs w:val="28"/>
        </w:rPr>
      </w:pPr>
      <w:r w:rsidRPr="005939F2">
        <w:rPr>
          <w:noProof/>
          <w:sz w:val="28"/>
          <w:szCs w:val="28"/>
        </w:rPr>
        <mc:AlternateContent>
          <mc:Choice Requires="wps">
            <w:drawing>
              <wp:anchor distT="0" distB="0" distL="114300" distR="114300" simplePos="0" relativeHeight="251658249" behindDoc="0" locked="0" layoutInCell="1" allowOverlap="1" wp14:anchorId="427C8FFA" wp14:editId="7AFF5A2B">
                <wp:simplePos x="0" y="0"/>
                <wp:positionH relativeFrom="margin">
                  <wp:posOffset>2507673</wp:posOffset>
                </wp:positionH>
                <wp:positionV relativeFrom="paragraph">
                  <wp:posOffset>215265</wp:posOffset>
                </wp:positionV>
                <wp:extent cx="1530927" cy="367088"/>
                <wp:effectExtent l="0" t="0" r="12700" b="13970"/>
                <wp:wrapNone/>
                <wp:docPr id="806224254" name="Rectangle 32"/>
                <wp:cNvGraphicFramePr/>
                <a:graphic xmlns:a="http://schemas.openxmlformats.org/drawingml/2006/main">
                  <a:graphicData uri="http://schemas.microsoft.com/office/word/2010/wordprocessingShape">
                    <wps:wsp>
                      <wps:cNvSpPr/>
                      <wps:spPr>
                        <a:xfrm>
                          <a:off x="0" y="0"/>
                          <a:ext cx="1530927" cy="367088"/>
                        </a:xfrm>
                        <a:prstGeom prst="rect">
                          <a:avLst/>
                        </a:prstGeom>
                        <a:solidFill>
                          <a:schemeClr val="bg2">
                            <a:lumMod val="75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372E80" id="Rectangle 32" o:spid="_x0000_s1026" style="position:absolute;margin-left:197.45pt;margin-top:16.95pt;width:120.55pt;height:28.9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" fillcolor="#adadad [2414]" strokecolor="#030e13 [484]" strokeweight="1pt">
                <v:fill opacity="18247f"/>
                <w10:wrap anchorx="margin"/>
              </v:rect>
            </w:pict>
          </mc:Fallback>
        </mc:AlternateContent>
      </w:r>
      <w:r w:rsidR="0009560A" w:rsidRPr="005939F2">
        <w:rPr>
          <w:sz w:val="28"/>
          <w:szCs w:val="28"/>
        </w:rPr>
        <w:t xml:space="preserve">        </w:t>
      </w:r>
    </w:p>
    <w:p w14:paraId="2BD6AC91" w14:textId="631A8DA1" w:rsidR="006F4C55" w:rsidRPr="005939F2" w:rsidRDefault="0009560A" w:rsidP="006F4C55">
      <w:pPr>
        <w:jc w:val="center"/>
        <w:rPr>
          <w:sz w:val="28"/>
          <w:szCs w:val="28"/>
        </w:rPr>
      </w:pPr>
      <w:r w:rsidRPr="005939F2">
        <w:rPr>
          <w:sz w:val="28"/>
          <w:szCs w:val="28"/>
        </w:rPr>
        <w:t xml:space="preserve">         USER      </w:t>
      </w:r>
    </w:p>
    <w:p w14:paraId="11CF31BE" w14:textId="3F11BB1E" w:rsidR="00345BA6" w:rsidRPr="005939F2" w:rsidRDefault="00345BA6" w:rsidP="00345BA6">
      <w:pPr>
        <w:jc w:val="center"/>
        <w:rPr>
          <w:sz w:val="28"/>
          <w:szCs w:val="28"/>
        </w:rPr>
      </w:pPr>
      <w:r w:rsidRPr="005939F2">
        <w:rPr>
          <w:noProof/>
          <w:sz w:val="28"/>
          <w:szCs w:val="28"/>
        </w:rPr>
        <mc:AlternateContent>
          <mc:Choice Requires="wps">
            <w:drawing>
              <wp:anchor distT="0" distB="0" distL="114300" distR="114300" simplePos="0" relativeHeight="251658250" behindDoc="0" locked="0" layoutInCell="1" allowOverlap="1" wp14:anchorId="4B0D2F77" wp14:editId="6A03F078">
                <wp:simplePos x="0" y="0"/>
                <wp:positionH relativeFrom="margin">
                  <wp:posOffset>2514254</wp:posOffset>
                </wp:positionH>
                <wp:positionV relativeFrom="paragraph">
                  <wp:posOffset>214803</wp:posOffset>
                </wp:positionV>
                <wp:extent cx="1530927" cy="367088"/>
                <wp:effectExtent l="0" t="0" r="12700" b="13970"/>
                <wp:wrapNone/>
                <wp:docPr id="420977402" name="Rectangle 32"/>
                <wp:cNvGraphicFramePr/>
                <a:graphic xmlns:a="http://schemas.openxmlformats.org/drawingml/2006/main">
                  <a:graphicData uri="http://schemas.microsoft.com/office/word/2010/wordprocessingShape">
                    <wps:wsp>
                      <wps:cNvSpPr/>
                      <wps:spPr>
                        <a:xfrm>
                          <a:off x="0" y="0"/>
                          <a:ext cx="1530927" cy="367088"/>
                        </a:xfrm>
                        <a:prstGeom prst="rect">
                          <a:avLst/>
                        </a:prstGeom>
                        <a:solidFill>
                          <a:schemeClr val="bg2">
                            <a:lumMod val="75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83E6A3" id="Rectangle 32" o:spid="_x0000_s1026" style="position:absolute;margin-left:197.95pt;margin-top:16.9pt;width:120.55pt;height:28.9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" fillcolor="#adadad [2414]" strokecolor="#030e13 [484]" strokeweight="1pt">
                <v:fill opacity="18247f"/>
                <w10:wrap anchorx="margin"/>
              </v:rect>
            </w:pict>
          </mc:Fallback>
        </mc:AlternateContent>
      </w:r>
      <w:r w:rsidR="0009560A" w:rsidRPr="005939F2">
        <w:rPr>
          <w:sz w:val="28"/>
          <w:szCs w:val="28"/>
        </w:rPr>
        <w:t xml:space="preserve">  </w:t>
      </w:r>
      <w:r w:rsidRPr="005939F2">
        <w:rPr>
          <w:sz w:val="28"/>
          <w:szCs w:val="28"/>
        </w:rPr>
        <w:t xml:space="preserve">      ↓</w:t>
      </w:r>
    </w:p>
    <w:p w14:paraId="42E2601E" w14:textId="3A5729E4" w:rsidR="0009560A" w:rsidRPr="005939F2" w:rsidRDefault="00345BA6" w:rsidP="00345BA6">
      <w:pPr>
        <w:jc w:val="center"/>
        <w:rPr>
          <w:sz w:val="28"/>
          <w:szCs w:val="28"/>
        </w:rPr>
      </w:pPr>
      <w:r w:rsidRPr="005939F2">
        <w:rPr>
          <w:sz w:val="28"/>
          <w:szCs w:val="28"/>
        </w:rPr>
        <w:t xml:space="preserve">      </w:t>
      </w:r>
      <w:r w:rsidR="0009560A" w:rsidRPr="005939F2">
        <w:rPr>
          <w:sz w:val="28"/>
          <w:szCs w:val="28"/>
        </w:rPr>
        <w:t xml:space="preserve"> Input (Answers)</w:t>
      </w:r>
    </w:p>
    <w:p w14:paraId="018E2E2D" w14:textId="69B51262" w:rsidR="0009560A" w:rsidRPr="005939F2" w:rsidRDefault="0009560A" w:rsidP="0009560A">
      <w:pPr>
        <w:jc w:val="center"/>
        <w:rPr>
          <w:sz w:val="28"/>
          <w:szCs w:val="28"/>
        </w:rPr>
      </w:pPr>
      <w:r w:rsidRPr="005939F2">
        <w:rPr>
          <w:sz w:val="28"/>
          <w:szCs w:val="28"/>
        </w:rPr>
        <w:t xml:space="preserve">       ↓</w:t>
      </w:r>
    </w:p>
    <w:p w14:paraId="468E2E91" w14:textId="2722F9A1" w:rsidR="0009560A" w:rsidRPr="005939F2" w:rsidRDefault="00C555B5" w:rsidP="0009560A">
      <w:pPr>
        <w:jc w:val="center"/>
        <w:rPr>
          <w:sz w:val="28"/>
          <w:szCs w:val="28"/>
        </w:rPr>
      </w:pPr>
      <w:r w:rsidRPr="005939F2">
        <w:rPr>
          <w:noProof/>
          <w:sz w:val="28"/>
          <w:szCs w:val="28"/>
        </w:rPr>
        <mc:AlternateContent>
          <mc:Choice Requires="wps">
            <w:drawing>
              <wp:anchor distT="0" distB="0" distL="114300" distR="114300" simplePos="0" relativeHeight="251658251" behindDoc="0" locked="0" layoutInCell="1" allowOverlap="1" wp14:anchorId="1D2F24C6" wp14:editId="3ECA85F8">
                <wp:simplePos x="0" y="0"/>
                <wp:positionH relativeFrom="margin">
                  <wp:posOffset>2339340</wp:posOffset>
                </wp:positionH>
                <wp:positionV relativeFrom="paragraph">
                  <wp:posOffset>94615</wp:posOffset>
                </wp:positionV>
                <wp:extent cx="1737360" cy="803564"/>
                <wp:effectExtent l="0" t="0" r="15240" b="15875"/>
                <wp:wrapNone/>
                <wp:docPr id="1604805595" name="Rectangle 32"/>
                <wp:cNvGraphicFramePr/>
                <a:graphic xmlns:a="http://schemas.openxmlformats.org/drawingml/2006/main">
                  <a:graphicData uri="http://schemas.microsoft.com/office/word/2010/wordprocessingShape">
                    <wps:wsp>
                      <wps:cNvSpPr/>
                      <wps:spPr>
                        <a:xfrm>
                          <a:off x="0" y="0"/>
                          <a:ext cx="1737360" cy="803564"/>
                        </a:xfrm>
                        <a:prstGeom prst="rect">
                          <a:avLst/>
                        </a:prstGeom>
                        <a:solidFill>
                          <a:schemeClr val="tx1">
                            <a:lumMod val="50000"/>
                            <a:lumOff val="50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6E4B5" id="Rectangle 32" o:spid="_x0000_s1026" style="position:absolute;margin-left:184.2pt;margin-top:7.45pt;width:136.8pt;height:63.2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" fillcolor="gray [1629]" strokecolor="#030e13 [484]" strokeweight="1pt">
                <v:fill opacity="18247f"/>
                <w10:wrap anchorx="margin"/>
              </v:rect>
            </w:pict>
          </mc:Fallback>
        </mc:AlternateContent>
      </w:r>
      <w:r w:rsidR="0009560A" w:rsidRPr="005939F2">
        <w:rPr>
          <w:sz w:val="28"/>
          <w:szCs w:val="28"/>
        </w:rPr>
        <w:t xml:space="preserve">  </w:t>
      </w:r>
    </w:p>
    <w:p w14:paraId="579D4FAF" w14:textId="718373AF" w:rsidR="0009560A" w:rsidRPr="005939F2" w:rsidRDefault="0009560A" w:rsidP="0009560A">
      <w:pPr>
        <w:jc w:val="center"/>
        <w:rPr>
          <w:sz w:val="28"/>
          <w:szCs w:val="28"/>
        </w:rPr>
      </w:pPr>
      <w:r w:rsidRPr="005939F2">
        <w:rPr>
          <w:sz w:val="28"/>
          <w:szCs w:val="28"/>
        </w:rPr>
        <w:t xml:space="preserve">     </w:t>
      </w:r>
      <w:r w:rsidR="00181912" w:rsidRPr="005939F2">
        <w:rPr>
          <w:sz w:val="28"/>
          <w:szCs w:val="28"/>
        </w:rPr>
        <w:t xml:space="preserve">  </w:t>
      </w:r>
      <w:r w:rsidRPr="005939F2">
        <w:rPr>
          <w:sz w:val="28"/>
          <w:szCs w:val="28"/>
        </w:rPr>
        <w:t xml:space="preserve"> REASONING GAME      </w:t>
      </w:r>
    </w:p>
    <w:p w14:paraId="4906DE2A" w14:textId="0C037A4A" w:rsidR="0009560A" w:rsidRPr="005939F2" w:rsidRDefault="0009560A" w:rsidP="0009560A">
      <w:pPr>
        <w:jc w:val="center"/>
        <w:rPr>
          <w:sz w:val="28"/>
          <w:szCs w:val="28"/>
        </w:rPr>
      </w:pPr>
      <w:r w:rsidRPr="005939F2">
        <w:rPr>
          <w:sz w:val="28"/>
          <w:szCs w:val="28"/>
        </w:rPr>
        <w:t xml:space="preserve">      SYSTEM          </w:t>
      </w:r>
    </w:p>
    <w:p w14:paraId="69281905" w14:textId="7C7714CA" w:rsidR="00BE1C84" w:rsidRPr="005939F2" w:rsidRDefault="00EB25A6" w:rsidP="00BE1C84">
      <w:pPr>
        <w:jc w:val="center"/>
        <w:rPr>
          <w:sz w:val="28"/>
          <w:szCs w:val="28"/>
        </w:rPr>
      </w:pPr>
      <w:r w:rsidRPr="005939F2">
        <w:rPr>
          <w:noProof/>
          <w:sz w:val="28"/>
          <w:szCs w:val="28"/>
        </w:rPr>
        <mc:AlternateContent>
          <mc:Choice Requires="wps">
            <w:drawing>
              <wp:anchor distT="0" distB="0" distL="114300" distR="114300" simplePos="0" relativeHeight="251658252" behindDoc="0" locked="0" layoutInCell="1" allowOverlap="1" wp14:anchorId="16DD59FB" wp14:editId="4189C3BA">
                <wp:simplePos x="0" y="0"/>
                <wp:positionH relativeFrom="margin">
                  <wp:posOffset>2301240</wp:posOffset>
                </wp:positionH>
                <wp:positionV relativeFrom="paragraph">
                  <wp:posOffset>219075</wp:posOffset>
                </wp:positionV>
                <wp:extent cx="1870710" cy="401781"/>
                <wp:effectExtent l="0" t="0" r="15240" b="17780"/>
                <wp:wrapNone/>
                <wp:docPr id="1347986977" name="Rectangle 32"/>
                <wp:cNvGraphicFramePr/>
                <a:graphic xmlns:a="http://schemas.openxmlformats.org/drawingml/2006/main">
                  <a:graphicData uri="http://schemas.microsoft.com/office/word/2010/wordprocessingShape">
                    <wps:wsp>
                      <wps:cNvSpPr/>
                      <wps:spPr>
                        <a:xfrm>
                          <a:off x="0" y="0"/>
                          <a:ext cx="1870710" cy="401781"/>
                        </a:xfrm>
                        <a:prstGeom prst="rect">
                          <a:avLst/>
                        </a:prstGeom>
                        <a:solidFill>
                          <a:schemeClr val="tx1">
                            <a:lumMod val="50000"/>
                            <a:lumOff val="50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9DB60" id="Rectangle 32" o:spid="_x0000_s1026" style="position:absolute;margin-left:181.2pt;margin-top:17.25pt;width:147.3pt;height:31.6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" fillcolor="gray [1629]" strokecolor="#030e13 [484]" strokeweight="1pt">
                <v:fill opacity="18247f"/>
                <w10:wrap anchorx="margin"/>
              </v:rect>
            </w:pict>
          </mc:Fallback>
        </mc:AlternateContent>
      </w:r>
      <w:r w:rsidR="0009560A" w:rsidRPr="005939F2">
        <w:rPr>
          <w:sz w:val="28"/>
          <w:szCs w:val="28"/>
        </w:rPr>
        <w:t xml:space="preserve">   </w:t>
      </w:r>
      <w:r w:rsidR="00BE1C84" w:rsidRPr="005939F2">
        <w:rPr>
          <w:sz w:val="28"/>
          <w:szCs w:val="28"/>
        </w:rPr>
        <w:t xml:space="preserve">     ↓</w:t>
      </w:r>
    </w:p>
    <w:p w14:paraId="54E9B771" w14:textId="3248B526" w:rsidR="0009560A" w:rsidRPr="005939F2" w:rsidRDefault="0009560A" w:rsidP="00BE1C84">
      <w:pPr>
        <w:jc w:val="center"/>
        <w:rPr>
          <w:sz w:val="28"/>
          <w:szCs w:val="28"/>
        </w:rPr>
      </w:pPr>
      <w:r w:rsidRPr="005939F2">
        <w:rPr>
          <w:sz w:val="28"/>
          <w:szCs w:val="28"/>
        </w:rPr>
        <w:t xml:space="preserve"> </w:t>
      </w:r>
      <w:r w:rsidR="00EB25A6" w:rsidRPr="005939F2">
        <w:rPr>
          <w:sz w:val="28"/>
          <w:szCs w:val="28"/>
        </w:rPr>
        <w:t xml:space="preserve">        </w:t>
      </w:r>
      <w:r w:rsidRPr="005939F2">
        <w:rPr>
          <w:sz w:val="28"/>
          <w:szCs w:val="28"/>
        </w:rPr>
        <w:t>Output (Score, Feedback)</w:t>
      </w:r>
    </w:p>
    <w:p w14:paraId="252F3BF3" w14:textId="3F75A6B9" w:rsidR="0009560A" w:rsidRPr="005939F2" w:rsidRDefault="000F1BC9" w:rsidP="0009560A">
      <w:pPr>
        <w:jc w:val="center"/>
        <w:rPr>
          <w:sz w:val="28"/>
          <w:szCs w:val="28"/>
        </w:rPr>
      </w:pPr>
      <w:r w:rsidRPr="005939F2">
        <w:rPr>
          <w:noProof/>
          <w:sz w:val="28"/>
          <w:szCs w:val="28"/>
        </w:rPr>
        <mc:AlternateContent>
          <mc:Choice Requires="wps">
            <w:drawing>
              <wp:anchor distT="0" distB="0" distL="114300" distR="114300" simplePos="0" relativeHeight="251658253" behindDoc="0" locked="0" layoutInCell="1" allowOverlap="1" wp14:anchorId="0CC17A2B" wp14:editId="6247655D">
                <wp:simplePos x="0" y="0"/>
                <wp:positionH relativeFrom="margin">
                  <wp:posOffset>2410576</wp:posOffset>
                </wp:positionH>
                <wp:positionV relativeFrom="paragraph">
                  <wp:posOffset>222885</wp:posOffset>
                </wp:positionV>
                <wp:extent cx="1627332" cy="360218"/>
                <wp:effectExtent l="0" t="0" r="11430" b="20955"/>
                <wp:wrapNone/>
                <wp:docPr id="1693708902" name="Rectangle 32"/>
                <wp:cNvGraphicFramePr/>
                <a:graphic xmlns:a="http://schemas.openxmlformats.org/drawingml/2006/main">
                  <a:graphicData uri="http://schemas.microsoft.com/office/word/2010/wordprocessingShape">
                    <wps:wsp>
                      <wps:cNvSpPr/>
                      <wps:spPr>
                        <a:xfrm>
                          <a:off x="0" y="0"/>
                          <a:ext cx="1627332" cy="360218"/>
                        </a:xfrm>
                        <a:prstGeom prst="rect">
                          <a:avLst/>
                        </a:prstGeom>
                        <a:solidFill>
                          <a:schemeClr val="tx1">
                            <a:lumMod val="50000"/>
                            <a:lumOff val="50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E40C9" id="Rectangle 32" o:spid="_x0000_s1026" style="position:absolute;margin-left:189.8pt;margin-top:17.55pt;width:128.15pt;height:28.3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" fillcolor="gray [1629]" strokecolor="#030e13 [484]" strokeweight="1pt">
                <v:fill opacity="18247f"/>
                <w10:wrap anchorx="margin"/>
              </v:rect>
            </w:pict>
          </mc:Fallback>
        </mc:AlternateContent>
      </w:r>
      <w:r w:rsidR="0009560A" w:rsidRPr="005939F2">
        <w:rPr>
          <w:sz w:val="28"/>
          <w:szCs w:val="28"/>
        </w:rPr>
        <w:t xml:space="preserve">       ↓</w:t>
      </w:r>
    </w:p>
    <w:p w14:paraId="5F04567A" w14:textId="33903CB4" w:rsidR="0009560A" w:rsidRPr="005939F2" w:rsidRDefault="0009560A" w:rsidP="000F1BC9">
      <w:pPr>
        <w:jc w:val="center"/>
        <w:rPr>
          <w:sz w:val="28"/>
          <w:szCs w:val="28"/>
        </w:rPr>
      </w:pPr>
      <w:r w:rsidRPr="005939F2">
        <w:rPr>
          <w:sz w:val="28"/>
          <w:szCs w:val="28"/>
        </w:rPr>
        <w:t xml:space="preserve">        USER      </w:t>
      </w:r>
    </w:p>
    <w:p w14:paraId="5C73EC5C" w14:textId="2548AF81" w:rsidR="00251240" w:rsidRDefault="0009560A" w:rsidP="0009560A">
      <w:pPr>
        <w:jc w:val="center"/>
      </w:pPr>
      <w:r>
        <w:t xml:space="preserve">        </w:t>
      </w:r>
    </w:p>
    <w:p w14:paraId="663F71FE" w14:textId="60397AEE" w:rsidR="00251240" w:rsidRDefault="00251240" w:rsidP="004523B2">
      <w:pPr>
        <w:jc w:val="center"/>
      </w:pPr>
    </w:p>
    <w:p w14:paraId="2B04FEAF" w14:textId="182DD8ED" w:rsidR="00251240" w:rsidRDefault="00251240" w:rsidP="004523B2">
      <w:pPr>
        <w:jc w:val="center"/>
      </w:pPr>
    </w:p>
    <w:p w14:paraId="79AB3824" w14:textId="31E7B51F" w:rsidR="00251240" w:rsidRDefault="00251240" w:rsidP="004523B2">
      <w:pPr>
        <w:jc w:val="center"/>
      </w:pPr>
    </w:p>
    <w:p w14:paraId="3895C29A" w14:textId="77777777" w:rsidR="00251240" w:rsidRDefault="00251240" w:rsidP="00251240">
      <w:r>
        <w:rPr>
          <w:sz w:val="28"/>
        </w:rPr>
        <w:t xml:space="preserve"> </w:t>
      </w:r>
    </w:p>
    <w:p w14:paraId="1F6EC08C" w14:textId="77777777" w:rsidR="00F20616" w:rsidRDefault="00251240" w:rsidP="00F20616">
      <w:r>
        <w:rPr>
          <w:sz w:val="28"/>
        </w:rPr>
        <w:t xml:space="preserve"> </w:t>
      </w:r>
    </w:p>
    <w:p w14:paraId="569FC623" w14:textId="77777777" w:rsidR="0009560A" w:rsidRDefault="0009560A" w:rsidP="00F20616">
      <w:pPr>
        <w:rPr>
          <w:b/>
          <w:bCs/>
          <w:sz w:val="28"/>
        </w:rPr>
      </w:pPr>
    </w:p>
    <w:p w14:paraId="5747F0F8" w14:textId="77777777" w:rsidR="006365CC" w:rsidRDefault="006365CC" w:rsidP="006365CC">
      <w:pPr>
        <w:ind w:left="0" w:firstLine="0"/>
        <w:rPr>
          <w:b/>
          <w:bCs/>
          <w:sz w:val="28"/>
        </w:rPr>
      </w:pPr>
    </w:p>
    <w:p w14:paraId="2DB54609" w14:textId="77777777" w:rsidR="00165F34" w:rsidRDefault="00165F34" w:rsidP="006365CC">
      <w:pPr>
        <w:ind w:left="0" w:firstLine="0"/>
        <w:rPr>
          <w:b/>
          <w:bCs/>
          <w:sz w:val="28"/>
        </w:rPr>
      </w:pPr>
    </w:p>
    <w:p w14:paraId="06697063" w14:textId="16C80F7A" w:rsidR="00251240" w:rsidRPr="00EA7720" w:rsidRDefault="005735F0" w:rsidP="006365CC">
      <w:pPr>
        <w:ind w:left="0" w:firstLine="0"/>
        <w:rPr>
          <w:sz w:val="40"/>
          <w:szCs w:val="40"/>
        </w:rPr>
      </w:pPr>
      <w:r w:rsidRPr="00EA7720">
        <w:rPr>
          <w:b/>
          <w:bCs/>
          <w:sz w:val="40"/>
          <w:szCs w:val="40"/>
        </w:rPr>
        <w:lastRenderedPageBreak/>
        <w:t>6.</w:t>
      </w:r>
      <w:r w:rsidR="00251240" w:rsidRPr="00EA7720">
        <w:rPr>
          <w:b/>
          <w:bCs/>
          <w:sz w:val="40"/>
          <w:szCs w:val="40"/>
        </w:rPr>
        <w:t xml:space="preserve">Level 1 </w:t>
      </w:r>
    </w:p>
    <w:p w14:paraId="26F26A81" w14:textId="6B4AF1A2" w:rsidR="0009560A" w:rsidRPr="002A71AC" w:rsidRDefault="00156581" w:rsidP="0009560A">
      <w:pPr>
        <w:jc w:val="center"/>
        <w:rPr>
          <w:sz w:val="28"/>
          <w:szCs w:val="28"/>
        </w:rPr>
      </w:pPr>
      <w:r w:rsidRPr="002A71AC">
        <w:rPr>
          <w:noProof/>
          <w:sz w:val="28"/>
          <w:szCs w:val="28"/>
        </w:rPr>
        <mc:AlternateContent>
          <mc:Choice Requires="wps">
            <w:drawing>
              <wp:anchor distT="0" distB="0" distL="114300" distR="114300" simplePos="0" relativeHeight="251658254" behindDoc="0" locked="0" layoutInCell="1" allowOverlap="1" wp14:anchorId="33AED811" wp14:editId="05D6A53D">
                <wp:simplePos x="0" y="0"/>
                <wp:positionH relativeFrom="margin">
                  <wp:posOffset>2389909</wp:posOffset>
                </wp:positionH>
                <wp:positionV relativeFrom="paragraph">
                  <wp:posOffset>189172</wp:posOffset>
                </wp:positionV>
                <wp:extent cx="1627332" cy="360218"/>
                <wp:effectExtent l="0" t="0" r="11430" b="20955"/>
                <wp:wrapNone/>
                <wp:docPr id="1200578909" name="Rectangle 32"/>
                <wp:cNvGraphicFramePr/>
                <a:graphic xmlns:a="http://schemas.openxmlformats.org/drawingml/2006/main">
                  <a:graphicData uri="http://schemas.microsoft.com/office/word/2010/wordprocessingShape">
                    <wps:wsp>
                      <wps:cNvSpPr/>
                      <wps:spPr>
                        <a:xfrm>
                          <a:off x="0" y="0"/>
                          <a:ext cx="1627332" cy="360218"/>
                        </a:xfrm>
                        <a:prstGeom prst="rect">
                          <a:avLst/>
                        </a:prstGeom>
                        <a:solidFill>
                          <a:schemeClr val="tx1">
                            <a:lumMod val="50000"/>
                            <a:lumOff val="50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068E7" id="Rectangle 32" o:spid="_x0000_s1026" style="position:absolute;margin-left:188.2pt;margin-top:14.9pt;width:128.15pt;height:28.3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" fillcolor="gray [1629]" strokecolor="#030e13 [484]" strokeweight="1pt">
                <v:fill opacity="18247f"/>
                <w10:wrap anchorx="margin"/>
              </v:rect>
            </w:pict>
          </mc:Fallback>
        </mc:AlternateContent>
      </w:r>
      <w:r w:rsidR="0009560A" w:rsidRPr="002A71AC">
        <w:rPr>
          <w:sz w:val="28"/>
          <w:szCs w:val="28"/>
        </w:rPr>
        <w:t xml:space="preserve">       </w:t>
      </w:r>
    </w:p>
    <w:p w14:paraId="46C580CE" w14:textId="77777777" w:rsidR="00156581" w:rsidRPr="002A71AC" w:rsidRDefault="0009560A" w:rsidP="00156581">
      <w:pPr>
        <w:jc w:val="center"/>
        <w:rPr>
          <w:sz w:val="28"/>
          <w:szCs w:val="28"/>
        </w:rPr>
      </w:pPr>
      <w:r w:rsidRPr="002A71AC">
        <w:rPr>
          <w:sz w:val="28"/>
          <w:szCs w:val="28"/>
        </w:rPr>
        <w:t xml:space="preserve">         USER      </w:t>
      </w:r>
    </w:p>
    <w:p w14:paraId="5755E864" w14:textId="77777777" w:rsidR="00E27D8B" w:rsidRPr="002A71AC" w:rsidRDefault="000C2163" w:rsidP="00E27D8B">
      <w:pPr>
        <w:jc w:val="center"/>
        <w:rPr>
          <w:sz w:val="28"/>
          <w:szCs w:val="28"/>
        </w:rPr>
      </w:pPr>
      <w:r w:rsidRPr="002A71AC">
        <w:rPr>
          <w:noProof/>
          <w:sz w:val="28"/>
          <w:szCs w:val="28"/>
        </w:rPr>
        <mc:AlternateContent>
          <mc:Choice Requires="wps">
            <w:drawing>
              <wp:anchor distT="0" distB="0" distL="114300" distR="114300" simplePos="0" relativeHeight="251658255" behindDoc="0" locked="0" layoutInCell="1" allowOverlap="1" wp14:anchorId="5D7743BA" wp14:editId="012E8171">
                <wp:simplePos x="0" y="0"/>
                <wp:positionH relativeFrom="margin">
                  <wp:posOffset>2409825</wp:posOffset>
                </wp:positionH>
                <wp:positionV relativeFrom="paragraph">
                  <wp:posOffset>233680</wp:posOffset>
                </wp:positionV>
                <wp:extent cx="1627332" cy="360218"/>
                <wp:effectExtent l="0" t="0" r="11430" b="20955"/>
                <wp:wrapNone/>
                <wp:docPr id="478406447" name="Rectangle 32"/>
                <wp:cNvGraphicFramePr/>
                <a:graphic xmlns:a="http://schemas.openxmlformats.org/drawingml/2006/main">
                  <a:graphicData uri="http://schemas.microsoft.com/office/word/2010/wordprocessingShape">
                    <wps:wsp>
                      <wps:cNvSpPr/>
                      <wps:spPr>
                        <a:xfrm>
                          <a:off x="0" y="0"/>
                          <a:ext cx="1627332" cy="360218"/>
                        </a:xfrm>
                        <a:prstGeom prst="rect">
                          <a:avLst/>
                        </a:prstGeom>
                        <a:solidFill>
                          <a:schemeClr val="tx1">
                            <a:lumMod val="50000"/>
                            <a:lumOff val="50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F77C30" id="Rectangle 32" o:spid="_x0000_s1026" style="position:absolute;margin-left:189.75pt;margin-top:18.4pt;width:128.15pt;height:28.3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" fillcolor="gray [1629]" strokecolor="#030e13 [484]" strokeweight="1pt">
                <v:fill opacity="18247f"/>
                <w10:wrap anchorx="margin"/>
              </v:rect>
            </w:pict>
          </mc:Fallback>
        </mc:AlternateContent>
      </w:r>
      <w:r w:rsidR="004A2A7A" w:rsidRPr="002A71AC">
        <w:rPr>
          <w:sz w:val="28"/>
          <w:szCs w:val="28"/>
        </w:rPr>
        <w:t xml:space="preserve">      </w:t>
      </w:r>
      <w:r w:rsidR="0009560A" w:rsidRPr="002A71AC">
        <w:rPr>
          <w:sz w:val="28"/>
          <w:szCs w:val="28"/>
        </w:rPr>
        <w:t xml:space="preserve">  ↓</w:t>
      </w:r>
    </w:p>
    <w:p w14:paraId="2C15B180" w14:textId="46CDD0B2" w:rsidR="002A71AC" w:rsidRDefault="004E1D4E" w:rsidP="002A71AC">
      <w:pPr>
        <w:jc w:val="center"/>
        <w:rPr>
          <w:sz w:val="28"/>
          <w:szCs w:val="28"/>
        </w:rPr>
      </w:pPr>
      <w:r>
        <w:rPr>
          <w:sz w:val="28"/>
          <w:szCs w:val="28"/>
        </w:rPr>
        <w:t xml:space="preserve">    </w:t>
      </w:r>
      <w:r w:rsidR="00E27D8B" w:rsidRPr="002A71AC">
        <w:rPr>
          <w:sz w:val="28"/>
          <w:szCs w:val="28"/>
        </w:rPr>
        <w:t>1.</w:t>
      </w:r>
      <w:r w:rsidR="0009560A" w:rsidRPr="002A71AC">
        <w:rPr>
          <w:sz w:val="28"/>
          <w:szCs w:val="28"/>
        </w:rPr>
        <w:t>Display Qu</w:t>
      </w:r>
      <w:r w:rsidR="002A71AC">
        <w:rPr>
          <w:sz w:val="28"/>
          <w:szCs w:val="28"/>
        </w:rPr>
        <w:t>estion</w:t>
      </w:r>
    </w:p>
    <w:p w14:paraId="2BEB05CF" w14:textId="3B76D6C2" w:rsidR="0009560A" w:rsidRPr="002A71AC" w:rsidRDefault="004E1D4E" w:rsidP="002A71AC">
      <w:pPr>
        <w:jc w:val="center"/>
        <w:rPr>
          <w:sz w:val="28"/>
          <w:szCs w:val="28"/>
        </w:rPr>
      </w:pPr>
      <w:r w:rsidRPr="002A71AC">
        <w:rPr>
          <w:noProof/>
          <w:sz w:val="28"/>
          <w:szCs w:val="28"/>
        </w:rPr>
        <mc:AlternateContent>
          <mc:Choice Requires="wps">
            <w:drawing>
              <wp:anchor distT="0" distB="0" distL="114300" distR="114300" simplePos="0" relativeHeight="251658268" behindDoc="0" locked="0" layoutInCell="1" allowOverlap="1" wp14:anchorId="5CA2D955" wp14:editId="11CA5F0E">
                <wp:simplePos x="0" y="0"/>
                <wp:positionH relativeFrom="margin">
                  <wp:posOffset>2400300</wp:posOffset>
                </wp:positionH>
                <wp:positionV relativeFrom="paragraph">
                  <wp:posOffset>232410</wp:posOffset>
                </wp:positionV>
                <wp:extent cx="1627332" cy="360218"/>
                <wp:effectExtent l="0" t="0" r="11430" b="20955"/>
                <wp:wrapNone/>
                <wp:docPr id="631742035" name="Rectangle 32"/>
                <wp:cNvGraphicFramePr/>
                <a:graphic xmlns:a="http://schemas.openxmlformats.org/drawingml/2006/main">
                  <a:graphicData uri="http://schemas.microsoft.com/office/word/2010/wordprocessingShape">
                    <wps:wsp>
                      <wps:cNvSpPr/>
                      <wps:spPr>
                        <a:xfrm>
                          <a:off x="0" y="0"/>
                          <a:ext cx="1627332" cy="360218"/>
                        </a:xfrm>
                        <a:prstGeom prst="rect">
                          <a:avLst/>
                        </a:prstGeom>
                        <a:solidFill>
                          <a:schemeClr val="tx1">
                            <a:lumMod val="50000"/>
                            <a:lumOff val="50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59CC4" id="Rectangle 32" o:spid="_x0000_s1026" style="position:absolute;margin-left:189pt;margin-top:18.3pt;width:128.15pt;height:28.3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" fillcolor="gray [1629]" strokecolor="#030e13 [484]" strokeweight="1pt">
                <v:fill opacity="18247f"/>
                <w10:wrap anchorx="margin"/>
              </v:rect>
            </w:pict>
          </mc:Fallback>
        </mc:AlternateContent>
      </w:r>
      <w:r>
        <w:rPr>
          <w:sz w:val="28"/>
          <w:szCs w:val="28"/>
        </w:rPr>
        <w:t xml:space="preserve">      </w:t>
      </w:r>
      <w:r w:rsidR="0009560A" w:rsidRPr="002A71AC">
        <w:rPr>
          <w:sz w:val="28"/>
          <w:szCs w:val="28"/>
        </w:rPr>
        <w:t>↓</w:t>
      </w:r>
    </w:p>
    <w:p w14:paraId="35226EE3" w14:textId="4A9E718C" w:rsidR="0009560A" w:rsidRPr="002A71AC" w:rsidRDefault="003E6285" w:rsidP="003E6285">
      <w:pPr>
        <w:rPr>
          <w:sz w:val="28"/>
          <w:szCs w:val="28"/>
        </w:rPr>
      </w:pPr>
      <w:r w:rsidRPr="002A71AC">
        <w:rPr>
          <w:sz w:val="28"/>
          <w:szCs w:val="28"/>
        </w:rPr>
        <w:t xml:space="preserve">            </w:t>
      </w:r>
      <w:r w:rsidR="004E1D4E">
        <w:rPr>
          <w:sz w:val="28"/>
          <w:szCs w:val="28"/>
        </w:rPr>
        <w:t xml:space="preserve">                                        </w:t>
      </w:r>
      <w:r w:rsidR="0009560A" w:rsidRPr="002A71AC">
        <w:rPr>
          <w:sz w:val="28"/>
          <w:szCs w:val="28"/>
        </w:rPr>
        <w:t xml:space="preserve"> 2. Accept Answer     </w:t>
      </w:r>
    </w:p>
    <w:p w14:paraId="211E7661" w14:textId="04F9E642" w:rsidR="0009560A" w:rsidRPr="002A71AC" w:rsidRDefault="005F7E95" w:rsidP="00513F47">
      <w:pPr>
        <w:rPr>
          <w:sz w:val="28"/>
          <w:szCs w:val="28"/>
        </w:rPr>
      </w:pPr>
      <w:r w:rsidRPr="002A71AC">
        <w:rPr>
          <w:noProof/>
          <w:sz w:val="28"/>
          <w:szCs w:val="28"/>
        </w:rPr>
        <mc:AlternateContent>
          <mc:Choice Requires="wps">
            <w:drawing>
              <wp:anchor distT="0" distB="0" distL="114300" distR="114300" simplePos="0" relativeHeight="251658256" behindDoc="0" locked="0" layoutInCell="1" allowOverlap="1" wp14:anchorId="5EB361C3" wp14:editId="7A344631">
                <wp:simplePos x="0" y="0"/>
                <wp:positionH relativeFrom="margin">
                  <wp:posOffset>2395855</wp:posOffset>
                </wp:positionH>
                <wp:positionV relativeFrom="paragraph">
                  <wp:posOffset>229235</wp:posOffset>
                </wp:positionV>
                <wp:extent cx="1627332" cy="360218"/>
                <wp:effectExtent l="0" t="0" r="11430" b="20955"/>
                <wp:wrapNone/>
                <wp:docPr id="1092888502" name="Rectangle 32"/>
                <wp:cNvGraphicFramePr/>
                <a:graphic xmlns:a="http://schemas.openxmlformats.org/drawingml/2006/main">
                  <a:graphicData uri="http://schemas.microsoft.com/office/word/2010/wordprocessingShape">
                    <wps:wsp>
                      <wps:cNvSpPr/>
                      <wps:spPr>
                        <a:xfrm>
                          <a:off x="0" y="0"/>
                          <a:ext cx="1627332" cy="360218"/>
                        </a:xfrm>
                        <a:prstGeom prst="rect">
                          <a:avLst/>
                        </a:prstGeom>
                        <a:solidFill>
                          <a:schemeClr val="tx1">
                            <a:lumMod val="50000"/>
                            <a:lumOff val="50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02738" id="Rectangle 32" o:spid="_x0000_s1026" style="position:absolute;margin-left:188.65pt;margin-top:18.05pt;width:128.15pt;height:28.3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" fillcolor="gray [1629]" strokecolor="#030e13 [484]" strokeweight="1pt">
                <v:fill opacity="18247f"/>
                <w10:wrap anchorx="margin"/>
              </v:rect>
            </w:pict>
          </mc:Fallback>
        </mc:AlternateContent>
      </w:r>
      <w:r w:rsidR="00513F47" w:rsidRPr="002A71AC">
        <w:rPr>
          <w:sz w:val="28"/>
          <w:szCs w:val="28"/>
        </w:rPr>
        <w:t xml:space="preserve">                                                               </w:t>
      </w:r>
      <w:r>
        <w:rPr>
          <w:sz w:val="28"/>
          <w:szCs w:val="28"/>
        </w:rPr>
        <w:t xml:space="preserve">  </w:t>
      </w:r>
      <w:r w:rsidR="0009560A" w:rsidRPr="002A71AC">
        <w:rPr>
          <w:sz w:val="28"/>
          <w:szCs w:val="28"/>
        </w:rPr>
        <w:t xml:space="preserve"> ↓</w:t>
      </w:r>
    </w:p>
    <w:p w14:paraId="347E4DEC" w14:textId="7F882C13" w:rsidR="004A6930" w:rsidRPr="002A71AC" w:rsidRDefault="006D7483" w:rsidP="006D7483">
      <w:pPr>
        <w:pStyle w:val="ListParagraph"/>
        <w:ind w:left="631" w:firstLine="0"/>
        <w:rPr>
          <w:sz w:val="28"/>
          <w:szCs w:val="28"/>
        </w:rPr>
      </w:pPr>
      <w:r w:rsidRPr="002A71AC">
        <w:rPr>
          <w:sz w:val="28"/>
          <w:szCs w:val="28"/>
        </w:rPr>
        <w:t xml:space="preserve">                                               </w:t>
      </w:r>
      <w:r w:rsidR="005F7E95">
        <w:rPr>
          <w:sz w:val="28"/>
          <w:szCs w:val="28"/>
        </w:rPr>
        <w:t xml:space="preserve"> </w:t>
      </w:r>
      <w:r w:rsidRPr="002A71AC">
        <w:rPr>
          <w:sz w:val="28"/>
          <w:szCs w:val="28"/>
        </w:rPr>
        <w:t xml:space="preserve"> 3.</w:t>
      </w:r>
      <w:r w:rsidR="0009560A" w:rsidRPr="002A71AC">
        <w:rPr>
          <w:sz w:val="28"/>
          <w:szCs w:val="28"/>
        </w:rPr>
        <w:t xml:space="preserve">Check Answer    </w:t>
      </w:r>
    </w:p>
    <w:p w14:paraId="2632894E" w14:textId="72D40AD1" w:rsidR="00944F1D" w:rsidRPr="002A71AC" w:rsidRDefault="00433D76" w:rsidP="00944F1D">
      <w:pPr>
        <w:pStyle w:val="ListParagraph"/>
        <w:ind w:left="631" w:firstLine="0"/>
        <w:rPr>
          <w:sz w:val="28"/>
          <w:szCs w:val="28"/>
        </w:rPr>
      </w:pPr>
      <w:r w:rsidRPr="002A71AC">
        <w:rPr>
          <w:noProof/>
          <w:sz w:val="28"/>
          <w:szCs w:val="28"/>
        </w:rPr>
        <mc:AlternateContent>
          <mc:Choice Requires="wps">
            <w:drawing>
              <wp:anchor distT="0" distB="0" distL="114300" distR="114300" simplePos="0" relativeHeight="251658257" behindDoc="0" locked="0" layoutInCell="1" allowOverlap="1" wp14:anchorId="4BBAA44D" wp14:editId="730F99DB">
                <wp:simplePos x="0" y="0"/>
                <wp:positionH relativeFrom="margin">
                  <wp:posOffset>2389505</wp:posOffset>
                </wp:positionH>
                <wp:positionV relativeFrom="paragraph">
                  <wp:posOffset>131445</wp:posOffset>
                </wp:positionV>
                <wp:extent cx="1627332" cy="360218"/>
                <wp:effectExtent l="0" t="0" r="11430" b="20955"/>
                <wp:wrapNone/>
                <wp:docPr id="1020918574" name="Rectangle 32"/>
                <wp:cNvGraphicFramePr/>
                <a:graphic xmlns:a="http://schemas.openxmlformats.org/drawingml/2006/main">
                  <a:graphicData uri="http://schemas.microsoft.com/office/word/2010/wordprocessingShape">
                    <wps:wsp>
                      <wps:cNvSpPr/>
                      <wps:spPr>
                        <a:xfrm>
                          <a:off x="0" y="0"/>
                          <a:ext cx="1627332" cy="360218"/>
                        </a:xfrm>
                        <a:prstGeom prst="rect">
                          <a:avLst/>
                        </a:prstGeom>
                        <a:solidFill>
                          <a:schemeClr val="tx1">
                            <a:lumMod val="50000"/>
                            <a:lumOff val="50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4CBA4" id="Rectangle 32" o:spid="_x0000_s1026" style="position:absolute;margin-left:188.15pt;margin-top:10.35pt;width:128.15pt;height:28.3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" fillcolor="gray [1629]" strokecolor="#030e13 [484]" strokeweight="1pt">
                <v:fill opacity="18247f"/>
                <w10:wrap anchorx="margin"/>
              </v:rect>
            </w:pict>
          </mc:Fallback>
        </mc:AlternateContent>
      </w:r>
      <w:r w:rsidR="00852735" w:rsidRPr="002A71AC">
        <w:rPr>
          <w:sz w:val="28"/>
          <w:szCs w:val="28"/>
        </w:rPr>
        <w:t xml:space="preserve">                                                                               </w:t>
      </w:r>
    </w:p>
    <w:p w14:paraId="5080815B" w14:textId="73CBF71D" w:rsidR="00944F1D" w:rsidRPr="005F7E95" w:rsidRDefault="00944F1D" w:rsidP="005F7E95">
      <w:pPr>
        <w:pStyle w:val="ListParagraph"/>
        <w:ind w:left="631" w:firstLine="0"/>
        <w:rPr>
          <w:sz w:val="28"/>
          <w:szCs w:val="28"/>
        </w:rPr>
      </w:pPr>
      <w:r w:rsidRPr="002A71AC">
        <w:rPr>
          <w:sz w:val="28"/>
          <w:szCs w:val="28"/>
        </w:rPr>
        <w:t xml:space="preserve">                                                </w:t>
      </w:r>
      <w:r w:rsidR="00CC3404" w:rsidRPr="005F7E95">
        <w:rPr>
          <w:sz w:val="28"/>
          <w:szCs w:val="28"/>
        </w:rPr>
        <w:t xml:space="preserve"> </w:t>
      </w:r>
      <w:r w:rsidR="006D7483" w:rsidRPr="005F7E95">
        <w:rPr>
          <w:sz w:val="28"/>
          <w:szCs w:val="28"/>
        </w:rPr>
        <w:t xml:space="preserve"> 4. </w:t>
      </w:r>
      <w:r w:rsidR="0009560A" w:rsidRPr="005F7E95">
        <w:rPr>
          <w:sz w:val="28"/>
          <w:szCs w:val="28"/>
        </w:rPr>
        <w:t>Update Sc</w:t>
      </w:r>
      <w:r w:rsidRPr="005F7E95">
        <w:rPr>
          <w:sz w:val="28"/>
          <w:szCs w:val="28"/>
        </w:rPr>
        <w:t xml:space="preserve">ore </w:t>
      </w:r>
    </w:p>
    <w:p w14:paraId="67308373" w14:textId="2E877DE6" w:rsidR="0009560A" w:rsidRPr="002A71AC" w:rsidRDefault="00433D76" w:rsidP="00D02A8F">
      <w:pPr>
        <w:pStyle w:val="ListParagraph"/>
        <w:ind w:left="631" w:firstLine="0"/>
        <w:rPr>
          <w:sz w:val="28"/>
          <w:szCs w:val="28"/>
        </w:rPr>
      </w:pPr>
      <w:r w:rsidRPr="002A71AC">
        <w:rPr>
          <w:noProof/>
          <w:sz w:val="28"/>
          <w:szCs w:val="28"/>
        </w:rPr>
        <mc:AlternateContent>
          <mc:Choice Requires="wps">
            <w:drawing>
              <wp:anchor distT="0" distB="0" distL="114300" distR="114300" simplePos="0" relativeHeight="251658258" behindDoc="0" locked="0" layoutInCell="1" allowOverlap="1" wp14:anchorId="78288D40" wp14:editId="321D3076">
                <wp:simplePos x="0" y="0"/>
                <wp:positionH relativeFrom="margin">
                  <wp:posOffset>2388235</wp:posOffset>
                </wp:positionH>
                <wp:positionV relativeFrom="paragraph">
                  <wp:posOffset>226695</wp:posOffset>
                </wp:positionV>
                <wp:extent cx="1627332" cy="360218"/>
                <wp:effectExtent l="0" t="0" r="11430" b="20955"/>
                <wp:wrapNone/>
                <wp:docPr id="1501065876" name="Rectangle 32"/>
                <wp:cNvGraphicFramePr/>
                <a:graphic xmlns:a="http://schemas.openxmlformats.org/drawingml/2006/main">
                  <a:graphicData uri="http://schemas.microsoft.com/office/word/2010/wordprocessingShape">
                    <wps:wsp>
                      <wps:cNvSpPr/>
                      <wps:spPr>
                        <a:xfrm>
                          <a:off x="0" y="0"/>
                          <a:ext cx="1627332" cy="360218"/>
                        </a:xfrm>
                        <a:prstGeom prst="rect">
                          <a:avLst/>
                        </a:prstGeom>
                        <a:solidFill>
                          <a:schemeClr val="tx1">
                            <a:lumMod val="50000"/>
                            <a:lumOff val="50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F4A4CA" id="Rectangle 32" o:spid="_x0000_s1026" style="position:absolute;margin-left:188.05pt;margin-top:17.85pt;width:128.15pt;height:28.3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" fillcolor="gray [1629]" strokecolor="#030e13 [484]" strokeweight="1pt">
                <v:fill opacity="18247f"/>
                <w10:wrap anchorx="margin"/>
              </v:rect>
            </w:pict>
          </mc:Fallback>
        </mc:AlternateContent>
      </w:r>
      <w:r w:rsidR="00CC3404" w:rsidRPr="002A71AC">
        <w:rPr>
          <w:sz w:val="28"/>
          <w:szCs w:val="28"/>
        </w:rPr>
        <w:t xml:space="preserve">                                                            </w:t>
      </w:r>
      <w:r w:rsidR="0009560A" w:rsidRPr="002A71AC">
        <w:rPr>
          <w:sz w:val="28"/>
          <w:szCs w:val="28"/>
        </w:rPr>
        <w:t>↓</w:t>
      </w:r>
    </w:p>
    <w:p w14:paraId="00C9E662" w14:textId="4138EA23" w:rsidR="0009560A" w:rsidRPr="002A71AC" w:rsidRDefault="0088527E" w:rsidP="0088527E">
      <w:pPr>
        <w:rPr>
          <w:sz w:val="28"/>
          <w:szCs w:val="28"/>
        </w:rPr>
      </w:pPr>
      <w:r w:rsidRPr="002A71AC">
        <w:rPr>
          <w:sz w:val="28"/>
          <w:szCs w:val="28"/>
        </w:rPr>
        <w:t xml:space="preserve">                                                        </w:t>
      </w:r>
      <w:r w:rsidR="00FB2C1D">
        <w:rPr>
          <w:sz w:val="28"/>
          <w:szCs w:val="28"/>
        </w:rPr>
        <w:t xml:space="preserve">Show </w:t>
      </w:r>
      <w:r w:rsidR="004E608F">
        <w:rPr>
          <w:sz w:val="28"/>
          <w:szCs w:val="28"/>
        </w:rPr>
        <w:t>result</w:t>
      </w:r>
    </w:p>
    <w:p w14:paraId="478B4DC2" w14:textId="4EF1EB3C" w:rsidR="00251240" w:rsidRPr="002A71AC" w:rsidRDefault="00B64C98" w:rsidP="0009560A">
      <w:pPr>
        <w:jc w:val="center"/>
        <w:rPr>
          <w:sz w:val="28"/>
          <w:szCs w:val="28"/>
        </w:rPr>
      </w:pPr>
      <w:r w:rsidRPr="002A71AC">
        <w:rPr>
          <w:noProof/>
          <w:sz w:val="28"/>
          <w:szCs w:val="28"/>
        </w:rPr>
        <mc:AlternateContent>
          <mc:Choice Requires="wps">
            <w:drawing>
              <wp:anchor distT="0" distB="0" distL="114300" distR="114300" simplePos="0" relativeHeight="251658269" behindDoc="0" locked="0" layoutInCell="1" allowOverlap="1" wp14:anchorId="6E0AD3D4" wp14:editId="6B5EDA38">
                <wp:simplePos x="0" y="0"/>
                <wp:positionH relativeFrom="margin">
                  <wp:posOffset>2400300</wp:posOffset>
                </wp:positionH>
                <wp:positionV relativeFrom="paragraph">
                  <wp:posOffset>240030</wp:posOffset>
                </wp:positionV>
                <wp:extent cx="1627332" cy="360218"/>
                <wp:effectExtent l="0" t="0" r="11430" b="20955"/>
                <wp:wrapNone/>
                <wp:docPr id="19453436" name="Rectangle 32"/>
                <wp:cNvGraphicFramePr/>
                <a:graphic xmlns:a="http://schemas.openxmlformats.org/drawingml/2006/main">
                  <a:graphicData uri="http://schemas.microsoft.com/office/word/2010/wordprocessingShape">
                    <wps:wsp>
                      <wps:cNvSpPr/>
                      <wps:spPr>
                        <a:xfrm>
                          <a:off x="0" y="0"/>
                          <a:ext cx="1627332" cy="360218"/>
                        </a:xfrm>
                        <a:prstGeom prst="rect">
                          <a:avLst/>
                        </a:prstGeom>
                        <a:solidFill>
                          <a:schemeClr val="tx1">
                            <a:lumMod val="50000"/>
                            <a:lumOff val="50000"/>
                            <a:alpha val="28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9FA63" id="Rectangle 32" o:spid="_x0000_s1026" style="position:absolute;margin-left:189pt;margin-top:18.9pt;width:128.15pt;height:28.3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" fillcolor="gray [1629]" strokecolor="#030e13 [484]" strokeweight="1pt">
                <v:fill opacity="18247f"/>
                <w10:wrap anchorx="margin"/>
              </v:rect>
            </w:pict>
          </mc:Fallback>
        </mc:AlternateContent>
      </w:r>
      <w:r w:rsidR="0009560A" w:rsidRPr="002A71AC">
        <w:rPr>
          <w:sz w:val="28"/>
          <w:szCs w:val="28"/>
        </w:rPr>
        <w:t xml:space="preserve"> </w:t>
      </w:r>
      <w:r w:rsidR="004E608F" w:rsidRPr="002A71AC">
        <w:rPr>
          <w:sz w:val="28"/>
          <w:szCs w:val="28"/>
        </w:rPr>
        <w:t xml:space="preserve"> ↓</w:t>
      </w:r>
      <w:r w:rsidR="0009560A" w:rsidRPr="002A71AC">
        <w:rPr>
          <w:sz w:val="28"/>
          <w:szCs w:val="28"/>
        </w:rPr>
        <w:t xml:space="preserve">    </w:t>
      </w:r>
    </w:p>
    <w:p w14:paraId="5B3FDF06" w14:textId="50D67922" w:rsidR="00DE15EA" w:rsidRDefault="00251240" w:rsidP="00DE15EA">
      <w:r>
        <w:t xml:space="preserve"> </w:t>
      </w:r>
      <w:bookmarkStart w:id="3" w:name="_Toc228704939"/>
      <w:r w:rsidR="004E608F">
        <w:t xml:space="preserve">                                                                       USER</w:t>
      </w:r>
    </w:p>
    <w:p w14:paraId="656DB64D" w14:textId="77777777" w:rsidR="00852735" w:rsidRDefault="00852735" w:rsidP="00363525">
      <w:pPr>
        <w:ind w:left="0" w:firstLine="0"/>
        <w:rPr>
          <w:b/>
          <w:bCs/>
          <w:sz w:val="40"/>
          <w:szCs w:val="40"/>
        </w:rPr>
      </w:pPr>
    </w:p>
    <w:p w14:paraId="7FFF25ED" w14:textId="77777777" w:rsidR="00852735" w:rsidRDefault="00852735" w:rsidP="00363525">
      <w:pPr>
        <w:ind w:left="0" w:firstLine="0"/>
        <w:rPr>
          <w:b/>
          <w:bCs/>
          <w:sz w:val="40"/>
          <w:szCs w:val="40"/>
        </w:rPr>
      </w:pPr>
    </w:p>
    <w:p w14:paraId="28AA74A6" w14:textId="77777777" w:rsidR="00852735" w:rsidRDefault="00852735" w:rsidP="00363525">
      <w:pPr>
        <w:ind w:left="0" w:firstLine="0"/>
        <w:rPr>
          <w:b/>
          <w:bCs/>
          <w:sz w:val="40"/>
          <w:szCs w:val="40"/>
        </w:rPr>
      </w:pPr>
    </w:p>
    <w:p w14:paraId="607A9E87" w14:textId="77777777" w:rsidR="00852735" w:rsidRDefault="00852735" w:rsidP="00363525">
      <w:pPr>
        <w:ind w:left="0" w:firstLine="0"/>
        <w:rPr>
          <w:b/>
          <w:bCs/>
          <w:sz w:val="40"/>
          <w:szCs w:val="40"/>
        </w:rPr>
      </w:pPr>
    </w:p>
    <w:p w14:paraId="7EFFB792" w14:textId="77777777" w:rsidR="0088527E" w:rsidRDefault="0088527E" w:rsidP="00363525">
      <w:pPr>
        <w:ind w:left="0" w:firstLine="0"/>
        <w:rPr>
          <w:b/>
          <w:bCs/>
          <w:sz w:val="40"/>
          <w:szCs w:val="40"/>
        </w:rPr>
      </w:pPr>
    </w:p>
    <w:p w14:paraId="621801B1" w14:textId="77777777" w:rsidR="00353E30" w:rsidRDefault="00353E30" w:rsidP="00363525">
      <w:pPr>
        <w:ind w:left="0" w:firstLine="0"/>
        <w:rPr>
          <w:b/>
          <w:bCs/>
          <w:sz w:val="40"/>
          <w:szCs w:val="40"/>
        </w:rPr>
      </w:pPr>
    </w:p>
    <w:p w14:paraId="4E982B90" w14:textId="77777777" w:rsidR="00452F3B" w:rsidRDefault="00452F3B" w:rsidP="00363525">
      <w:pPr>
        <w:ind w:left="0" w:firstLine="0"/>
        <w:rPr>
          <w:b/>
          <w:bCs/>
          <w:sz w:val="40"/>
          <w:szCs w:val="40"/>
        </w:rPr>
      </w:pPr>
    </w:p>
    <w:p w14:paraId="47B7B824" w14:textId="34522668" w:rsidR="00CB4101" w:rsidRPr="00EA7720" w:rsidRDefault="00363525" w:rsidP="00363525">
      <w:pPr>
        <w:ind w:left="0" w:firstLine="0"/>
        <w:rPr>
          <w:sz w:val="40"/>
          <w:szCs w:val="40"/>
        </w:rPr>
      </w:pPr>
      <w:r w:rsidRPr="00EA7720">
        <w:rPr>
          <w:b/>
          <w:bCs/>
          <w:sz w:val="40"/>
          <w:szCs w:val="40"/>
        </w:rPr>
        <w:lastRenderedPageBreak/>
        <w:t>7.</w:t>
      </w:r>
      <w:r w:rsidR="00F20616" w:rsidRPr="00EA7720">
        <w:rPr>
          <w:b/>
          <w:bCs/>
          <w:sz w:val="40"/>
          <w:szCs w:val="40"/>
        </w:rPr>
        <w:t xml:space="preserve"> </w:t>
      </w:r>
      <w:r w:rsidR="00937C77" w:rsidRPr="00EA7720">
        <w:rPr>
          <w:b/>
          <w:bCs/>
          <w:sz w:val="40"/>
          <w:szCs w:val="40"/>
        </w:rPr>
        <w:t>GANTT CHART</w:t>
      </w:r>
      <w:bookmarkEnd w:id="3"/>
      <w:r w:rsidR="00937C77" w:rsidRPr="00EA7720">
        <w:rPr>
          <w:b/>
          <w:bCs/>
          <w:sz w:val="40"/>
          <w:szCs w:val="40"/>
        </w:rPr>
        <w:t xml:space="preserve"> </w:t>
      </w:r>
    </w:p>
    <w:p w14:paraId="6E2029CC" w14:textId="77777777" w:rsidR="00CB4101" w:rsidRDefault="00937C77" w:rsidP="00251240">
      <w:r>
        <w:t xml:space="preserve"> </w:t>
      </w:r>
    </w:p>
    <w:p w14:paraId="62F06673" w14:textId="1E049AC9" w:rsidR="00CB4101" w:rsidRDefault="00C14067" w:rsidP="00251240">
      <w:r>
        <w:rPr>
          <w:noProof/>
        </w:rPr>
        <mc:AlternateContent>
          <mc:Choice Requires="wps">
            <w:drawing>
              <wp:anchor distT="0" distB="0" distL="114300" distR="114300" simplePos="0" relativeHeight="251658259" behindDoc="0" locked="0" layoutInCell="1" allowOverlap="1" wp14:anchorId="31B2D73B" wp14:editId="77010BF5">
                <wp:simplePos x="0" y="0"/>
                <wp:positionH relativeFrom="column">
                  <wp:posOffset>-228600</wp:posOffset>
                </wp:positionH>
                <wp:positionV relativeFrom="paragraph">
                  <wp:posOffset>168795</wp:posOffset>
                </wp:positionV>
                <wp:extent cx="3948545" cy="2819400"/>
                <wp:effectExtent l="0" t="0" r="13970" b="19050"/>
                <wp:wrapNone/>
                <wp:docPr id="731191981" name="Rectangle 55"/>
                <wp:cNvGraphicFramePr/>
                <a:graphic xmlns:a="http://schemas.openxmlformats.org/drawingml/2006/main">
                  <a:graphicData uri="http://schemas.microsoft.com/office/word/2010/wordprocessingShape">
                    <wps:wsp>
                      <wps:cNvSpPr/>
                      <wps:spPr>
                        <a:xfrm>
                          <a:off x="0" y="0"/>
                          <a:ext cx="3948545" cy="2819400"/>
                        </a:xfrm>
                        <a:prstGeom prst="rect">
                          <a:avLst/>
                        </a:prstGeom>
                        <a:solidFill>
                          <a:schemeClr val="accent1">
                            <a:alpha val="8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4E7A23" id="Rectangle 55" o:spid="_x0000_s1026" style="position:absolute;margin-left:-18pt;margin-top:13.3pt;width:310.9pt;height:22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" fillcolor="#156082 [3204]" strokecolor="black [3213]" strokeweight="1pt">
                <v:fill opacity="5140f"/>
              </v:rect>
            </w:pict>
          </mc:Fallback>
        </mc:AlternateContent>
      </w:r>
      <w:r w:rsidR="00937C77">
        <w:t xml:space="preserve"> </w:t>
      </w:r>
    </w:p>
    <w:p w14:paraId="2F18920A" w14:textId="77777777" w:rsidR="00576829" w:rsidRPr="00EE6ACD" w:rsidRDefault="00576829" w:rsidP="00135584">
      <w:pPr>
        <w:ind w:left="0" w:firstLine="0"/>
        <w:rPr>
          <w:sz w:val="28"/>
          <w:szCs w:val="28"/>
        </w:rPr>
      </w:pPr>
      <w:r w:rsidRPr="00EE6ACD">
        <w:rPr>
          <w:sz w:val="28"/>
          <w:szCs w:val="28"/>
        </w:rPr>
        <w:t xml:space="preserve">Days →   </w:t>
      </w:r>
      <w:proofErr w:type="gramStart"/>
      <w:r w:rsidRPr="00EE6ACD">
        <w:rPr>
          <w:sz w:val="28"/>
          <w:szCs w:val="28"/>
        </w:rPr>
        <w:t>1  2</w:t>
      </w:r>
      <w:proofErr w:type="gramEnd"/>
      <w:r w:rsidRPr="00EE6ACD">
        <w:rPr>
          <w:sz w:val="28"/>
          <w:szCs w:val="28"/>
        </w:rPr>
        <w:t xml:space="preserve">  </w:t>
      </w:r>
      <w:proofErr w:type="gramStart"/>
      <w:r w:rsidRPr="00EE6ACD">
        <w:rPr>
          <w:sz w:val="28"/>
          <w:szCs w:val="28"/>
        </w:rPr>
        <w:t>3  4</w:t>
      </w:r>
      <w:proofErr w:type="gramEnd"/>
      <w:r w:rsidRPr="00EE6ACD">
        <w:rPr>
          <w:sz w:val="28"/>
          <w:szCs w:val="28"/>
        </w:rPr>
        <w:t xml:space="preserve">  </w:t>
      </w:r>
      <w:proofErr w:type="gramStart"/>
      <w:r w:rsidRPr="00EE6ACD">
        <w:rPr>
          <w:sz w:val="28"/>
          <w:szCs w:val="28"/>
        </w:rPr>
        <w:t>5  6</w:t>
      </w:r>
      <w:proofErr w:type="gramEnd"/>
      <w:r w:rsidRPr="00EE6ACD">
        <w:rPr>
          <w:sz w:val="28"/>
          <w:szCs w:val="28"/>
        </w:rPr>
        <w:t xml:space="preserve">  </w:t>
      </w:r>
      <w:proofErr w:type="gramStart"/>
      <w:r w:rsidRPr="00EE6ACD">
        <w:rPr>
          <w:sz w:val="28"/>
          <w:szCs w:val="28"/>
        </w:rPr>
        <w:t>7  8</w:t>
      </w:r>
      <w:proofErr w:type="gramEnd"/>
      <w:r w:rsidRPr="00EE6ACD">
        <w:rPr>
          <w:sz w:val="28"/>
          <w:szCs w:val="28"/>
        </w:rPr>
        <w:t xml:space="preserve">  </w:t>
      </w:r>
      <w:proofErr w:type="gramStart"/>
      <w:r w:rsidRPr="00EE6ACD">
        <w:rPr>
          <w:sz w:val="28"/>
          <w:szCs w:val="28"/>
        </w:rPr>
        <w:t>9  10</w:t>
      </w:r>
      <w:proofErr w:type="gramEnd"/>
      <w:r w:rsidRPr="00EE6ACD">
        <w:rPr>
          <w:sz w:val="28"/>
          <w:szCs w:val="28"/>
        </w:rPr>
        <w:t xml:space="preserve"> 11 12 13 14</w:t>
      </w:r>
    </w:p>
    <w:p w14:paraId="5CA75409" w14:textId="77777777" w:rsidR="00576829" w:rsidRPr="00EE6ACD" w:rsidRDefault="00576829" w:rsidP="00135584">
      <w:pPr>
        <w:ind w:left="0" w:firstLine="0"/>
        <w:rPr>
          <w:sz w:val="28"/>
          <w:szCs w:val="28"/>
        </w:rPr>
      </w:pPr>
    </w:p>
    <w:p w14:paraId="1A4FC546" w14:textId="77777777" w:rsidR="00576829" w:rsidRPr="00EE6ACD" w:rsidRDefault="00576829" w:rsidP="00135584">
      <w:pPr>
        <w:ind w:left="0" w:firstLine="0"/>
        <w:rPr>
          <w:sz w:val="28"/>
          <w:szCs w:val="28"/>
        </w:rPr>
      </w:pPr>
      <w:r w:rsidRPr="00EE6ACD">
        <w:rPr>
          <w:sz w:val="28"/>
          <w:szCs w:val="28"/>
        </w:rPr>
        <w:t>Planning        ████</w:t>
      </w:r>
    </w:p>
    <w:p w14:paraId="014FC668" w14:textId="77777777" w:rsidR="00576829" w:rsidRPr="00EE6ACD" w:rsidRDefault="00576829" w:rsidP="00135584">
      <w:pPr>
        <w:ind w:left="0" w:firstLine="0"/>
        <w:rPr>
          <w:sz w:val="28"/>
          <w:szCs w:val="28"/>
        </w:rPr>
      </w:pPr>
      <w:r w:rsidRPr="00EE6ACD">
        <w:rPr>
          <w:sz w:val="28"/>
          <w:szCs w:val="28"/>
        </w:rPr>
        <w:t>Analysis            ████</w:t>
      </w:r>
    </w:p>
    <w:p w14:paraId="6C7B2B31" w14:textId="77777777" w:rsidR="00576829" w:rsidRPr="00EE6ACD" w:rsidRDefault="00576829" w:rsidP="00135584">
      <w:pPr>
        <w:ind w:left="0" w:firstLine="0"/>
        <w:rPr>
          <w:sz w:val="28"/>
          <w:szCs w:val="28"/>
        </w:rPr>
      </w:pPr>
      <w:r w:rsidRPr="00EE6ACD">
        <w:rPr>
          <w:sz w:val="28"/>
          <w:szCs w:val="28"/>
        </w:rPr>
        <w:t>Design                 ████</w:t>
      </w:r>
    </w:p>
    <w:p w14:paraId="4C34E578" w14:textId="77777777" w:rsidR="00576829" w:rsidRPr="00EE6ACD" w:rsidRDefault="00576829" w:rsidP="00135584">
      <w:pPr>
        <w:ind w:left="0" w:firstLine="0"/>
        <w:rPr>
          <w:sz w:val="28"/>
          <w:szCs w:val="28"/>
        </w:rPr>
      </w:pPr>
      <w:r w:rsidRPr="00EE6ACD">
        <w:rPr>
          <w:sz w:val="28"/>
          <w:szCs w:val="28"/>
        </w:rPr>
        <w:t>Coding                    ████████</w:t>
      </w:r>
    </w:p>
    <w:p w14:paraId="24541CEA" w14:textId="77777777" w:rsidR="00576829" w:rsidRPr="00EE6ACD" w:rsidRDefault="00576829" w:rsidP="00135584">
      <w:pPr>
        <w:ind w:left="0" w:firstLine="0"/>
        <w:rPr>
          <w:sz w:val="28"/>
          <w:szCs w:val="28"/>
        </w:rPr>
      </w:pPr>
      <w:r w:rsidRPr="00EE6ACD">
        <w:rPr>
          <w:sz w:val="28"/>
          <w:szCs w:val="28"/>
        </w:rPr>
        <w:t>Testing                          ████</w:t>
      </w:r>
    </w:p>
    <w:p w14:paraId="66B47183" w14:textId="49E5FB33" w:rsidR="00D05586" w:rsidRPr="00EE6ACD" w:rsidRDefault="00576829" w:rsidP="00135584">
      <w:pPr>
        <w:ind w:left="0" w:firstLine="0"/>
        <w:rPr>
          <w:sz w:val="28"/>
          <w:szCs w:val="28"/>
        </w:rPr>
      </w:pPr>
      <w:r w:rsidRPr="00EE6ACD">
        <w:rPr>
          <w:sz w:val="28"/>
          <w:szCs w:val="28"/>
        </w:rPr>
        <w:t>Implementation                      ████</w:t>
      </w:r>
    </w:p>
    <w:p w14:paraId="74289FE7" w14:textId="77777777" w:rsidR="00D05586" w:rsidRDefault="00D05586" w:rsidP="00D05586">
      <w:pPr>
        <w:ind w:left="0" w:firstLine="0"/>
      </w:pPr>
    </w:p>
    <w:p w14:paraId="5EC377E3" w14:textId="77777777" w:rsidR="00D05586" w:rsidRDefault="00D05586" w:rsidP="00D05586">
      <w:pPr>
        <w:ind w:left="0" w:firstLine="0"/>
      </w:pPr>
    </w:p>
    <w:p w14:paraId="1F82313B" w14:textId="77777777" w:rsidR="00F12EEA" w:rsidRDefault="00F12EEA" w:rsidP="00937C77">
      <w:pPr>
        <w:pStyle w:val="Heading1"/>
        <w:ind w:left="0"/>
        <w:jc w:val="left"/>
        <w:rPr>
          <w:b/>
          <w:bCs/>
          <w:sz w:val="28"/>
          <w:szCs w:val="16"/>
        </w:rPr>
      </w:pPr>
      <w:bookmarkStart w:id="4" w:name="_Toc228704940"/>
    </w:p>
    <w:p w14:paraId="10EC9FE9" w14:textId="77777777" w:rsidR="00F12EEA" w:rsidRDefault="00F12EEA" w:rsidP="00937C77">
      <w:pPr>
        <w:pStyle w:val="Heading1"/>
        <w:ind w:left="0"/>
        <w:jc w:val="left"/>
        <w:rPr>
          <w:b/>
          <w:bCs/>
          <w:sz w:val="28"/>
          <w:szCs w:val="16"/>
        </w:rPr>
      </w:pPr>
    </w:p>
    <w:p w14:paraId="2C1FAFDA" w14:textId="77777777" w:rsidR="00F12EEA" w:rsidRDefault="00F12EEA" w:rsidP="00937C77">
      <w:pPr>
        <w:pStyle w:val="Heading1"/>
        <w:ind w:left="0"/>
        <w:jc w:val="left"/>
        <w:rPr>
          <w:b/>
          <w:bCs/>
          <w:sz w:val="28"/>
          <w:szCs w:val="16"/>
        </w:rPr>
      </w:pPr>
    </w:p>
    <w:p w14:paraId="5682C1C7" w14:textId="77777777" w:rsidR="00F12EEA" w:rsidRDefault="00F12EEA" w:rsidP="00937C77">
      <w:pPr>
        <w:pStyle w:val="Heading1"/>
        <w:ind w:left="0"/>
        <w:jc w:val="left"/>
        <w:rPr>
          <w:b/>
          <w:bCs/>
          <w:sz w:val="28"/>
          <w:szCs w:val="16"/>
        </w:rPr>
      </w:pPr>
    </w:p>
    <w:p w14:paraId="43608D9A" w14:textId="77777777" w:rsidR="00F12EEA" w:rsidRDefault="00F12EEA" w:rsidP="00937C77">
      <w:pPr>
        <w:pStyle w:val="Heading1"/>
        <w:ind w:left="0"/>
        <w:jc w:val="left"/>
        <w:rPr>
          <w:b/>
          <w:bCs/>
          <w:sz w:val="28"/>
          <w:szCs w:val="16"/>
        </w:rPr>
      </w:pPr>
    </w:p>
    <w:p w14:paraId="2D340B5E" w14:textId="77777777" w:rsidR="00F12EEA" w:rsidRDefault="00F12EEA" w:rsidP="00937C77">
      <w:pPr>
        <w:pStyle w:val="Heading1"/>
        <w:ind w:left="0"/>
        <w:jc w:val="left"/>
        <w:rPr>
          <w:b/>
          <w:bCs/>
          <w:sz w:val="28"/>
          <w:szCs w:val="16"/>
        </w:rPr>
      </w:pPr>
    </w:p>
    <w:p w14:paraId="0FA851A8" w14:textId="77777777" w:rsidR="00F12EEA" w:rsidRDefault="00F12EEA" w:rsidP="00937C77">
      <w:pPr>
        <w:pStyle w:val="Heading1"/>
        <w:ind w:left="0"/>
        <w:jc w:val="left"/>
        <w:rPr>
          <w:b/>
          <w:bCs/>
          <w:sz w:val="28"/>
          <w:szCs w:val="16"/>
        </w:rPr>
      </w:pPr>
    </w:p>
    <w:p w14:paraId="43C00DF7" w14:textId="77777777" w:rsidR="00353E30" w:rsidRDefault="00353E30" w:rsidP="004D6764"/>
    <w:p w14:paraId="3532A211" w14:textId="77777777" w:rsidR="00452F3B" w:rsidRDefault="00452F3B" w:rsidP="004D6764">
      <w:pPr>
        <w:rPr>
          <w:b/>
          <w:bCs/>
          <w:sz w:val="40"/>
          <w:szCs w:val="40"/>
        </w:rPr>
      </w:pPr>
    </w:p>
    <w:p w14:paraId="395ED694" w14:textId="77777777" w:rsidR="00452F3B" w:rsidRDefault="00452F3B" w:rsidP="004D6764">
      <w:pPr>
        <w:rPr>
          <w:b/>
          <w:bCs/>
          <w:sz w:val="40"/>
          <w:szCs w:val="40"/>
        </w:rPr>
      </w:pPr>
    </w:p>
    <w:p w14:paraId="01D8D892" w14:textId="728026D6" w:rsidR="00CB4101" w:rsidRPr="008672F3" w:rsidRDefault="00363525" w:rsidP="004D6764">
      <w:pPr>
        <w:rPr>
          <w:b/>
          <w:bCs/>
          <w:sz w:val="40"/>
          <w:szCs w:val="40"/>
        </w:rPr>
      </w:pPr>
      <w:r w:rsidRPr="008672F3">
        <w:rPr>
          <w:b/>
          <w:bCs/>
          <w:sz w:val="40"/>
          <w:szCs w:val="40"/>
        </w:rPr>
        <w:lastRenderedPageBreak/>
        <w:t>8</w:t>
      </w:r>
      <w:r w:rsidR="00937C77" w:rsidRPr="008672F3">
        <w:rPr>
          <w:b/>
          <w:bCs/>
          <w:sz w:val="40"/>
          <w:szCs w:val="40"/>
        </w:rPr>
        <w:t>.</w:t>
      </w:r>
      <w:r w:rsidR="00F20616" w:rsidRPr="008672F3">
        <w:rPr>
          <w:b/>
          <w:bCs/>
          <w:sz w:val="40"/>
          <w:szCs w:val="40"/>
        </w:rPr>
        <w:t xml:space="preserve"> </w:t>
      </w:r>
      <w:r w:rsidR="00937C77" w:rsidRPr="008672F3">
        <w:rPr>
          <w:b/>
          <w:bCs/>
          <w:sz w:val="40"/>
          <w:szCs w:val="40"/>
        </w:rPr>
        <w:t>PERT CHART</w:t>
      </w:r>
      <w:bookmarkEnd w:id="4"/>
      <w:r w:rsidR="00937C77" w:rsidRPr="008672F3">
        <w:rPr>
          <w:b/>
          <w:bCs/>
          <w:sz w:val="40"/>
          <w:szCs w:val="40"/>
        </w:rPr>
        <w:t xml:space="preserve"> </w:t>
      </w:r>
    </w:p>
    <w:p w14:paraId="76F901B9" w14:textId="10F1F39D" w:rsidR="00CB4101" w:rsidRDefault="00221E0A" w:rsidP="00251240">
      <w:r>
        <w:rPr>
          <w:noProof/>
        </w:rPr>
        <mc:AlternateContent>
          <mc:Choice Requires="wps">
            <w:drawing>
              <wp:anchor distT="0" distB="0" distL="114300" distR="114300" simplePos="0" relativeHeight="251658260" behindDoc="0" locked="0" layoutInCell="1" allowOverlap="1" wp14:anchorId="2D1B7C6B" wp14:editId="663CBDF4">
                <wp:simplePos x="0" y="0"/>
                <wp:positionH relativeFrom="column">
                  <wp:posOffset>2721495</wp:posOffset>
                </wp:positionH>
                <wp:positionV relativeFrom="paragraph">
                  <wp:posOffset>250941</wp:posOffset>
                </wp:positionV>
                <wp:extent cx="734291" cy="297873"/>
                <wp:effectExtent l="0" t="0" r="27940" b="26035"/>
                <wp:wrapNone/>
                <wp:docPr id="688296880" name="Oval 56"/>
                <wp:cNvGraphicFramePr/>
                <a:graphic xmlns:a="http://schemas.openxmlformats.org/drawingml/2006/main">
                  <a:graphicData uri="http://schemas.microsoft.com/office/word/2010/wordprocessingShape">
                    <wps:wsp>
                      <wps:cNvSpPr/>
                      <wps:spPr>
                        <a:xfrm>
                          <a:off x="0" y="0"/>
                          <a:ext cx="734291" cy="297873"/>
                        </a:xfrm>
                        <a:prstGeom prst="ellipse">
                          <a:avLst/>
                        </a:prstGeom>
                        <a:solidFill>
                          <a:schemeClr val="accent1">
                            <a:alpha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E1652C" id="Oval 56" o:spid="_x0000_s1026" style="position:absolute;margin-left:214.3pt;margin-top:19.75pt;width:57.8pt;height:23.4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" fillcolor="#156082 [3204]" strokecolor="#030e13 [484]" strokeweight="1pt">
                <v:fill opacity="16448f"/>
                <v:stroke joinstyle="miter"/>
              </v:oval>
            </w:pict>
          </mc:Fallback>
        </mc:AlternateContent>
      </w:r>
      <w:r w:rsidR="00937C77">
        <w:t xml:space="preserve"> </w:t>
      </w:r>
    </w:p>
    <w:p w14:paraId="1C3F5B33" w14:textId="13CC342B" w:rsidR="004D6764" w:rsidRDefault="004D6764" w:rsidP="008672F3">
      <w:pPr>
        <w:jc w:val="center"/>
      </w:pPr>
      <w:r>
        <w:t>Start</w:t>
      </w:r>
    </w:p>
    <w:p w14:paraId="459A73BE" w14:textId="1479141A" w:rsidR="004D6764" w:rsidRDefault="00A811BB" w:rsidP="008672F3">
      <w:pPr>
        <w:jc w:val="center"/>
      </w:pPr>
      <w:r>
        <w:rPr>
          <w:noProof/>
        </w:rPr>
        <mc:AlternateContent>
          <mc:Choice Requires="wps">
            <w:drawing>
              <wp:anchor distT="0" distB="0" distL="114300" distR="114300" simplePos="0" relativeHeight="251658261" behindDoc="0" locked="0" layoutInCell="1" allowOverlap="1" wp14:anchorId="311A99BA" wp14:editId="36E9E32A">
                <wp:simplePos x="0" y="0"/>
                <wp:positionH relativeFrom="column">
                  <wp:posOffset>2576945</wp:posOffset>
                </wp:positionH>
                <wp:positionV relativeFrom="paragraph">
                  <wp:posOffset>216131</wp:posOffset>
                </wp:positionV>
                <wp:extent cx="997297" cy="346364"/>
                <wp:effectExtent l="0" t="0" r="12700" b="15875"/>
                <wp:wrapNone/>
                <wp:docPr id="453397547" name="Oval 56"/>
                <wp:cNvGraphicFramePr/>
                <a:graphic xmlns:a="http://schemas.openxmlformats.org/drawingml/2006/main">
                  <a:graphicData uri="http://schemas.microsoft.com/office/word/2010/wordprocessingShape">
                    <wps:wsp>
                      <wps:cNvSpPr/>
                      <wps:spPr>
                        <a:xfrm>
                          <a:off x="0" y="0"/>
                          <a:ext cx="997297" cy="346364"/>
                        </a:xfrm>
                        <a:prstGeom prst="ellipse">
                          <a:avLst/>
                        </a:prstGeom>
                        <a:solidFill>
                          <a:schemeClr val="accent1">
                            <a:alpha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ABABCC" id="Oval 56" o:spid="_x0000_s1026" style="position:absolute;margin-left:202.9pt;margin-top:17pt;width:78.55pt;height:27.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" fillcolor="#156082 [3204]" strokecolor="#030e13 [484]" strokeweight="1pt">
                <v:fill opacity="16448f"/>
                <v:stroke joinstyle="miter"/>
              </v:oval>
            </w:pict>
          </mc:Fallback>
        </mc:AlternateContent>
      </w:r>
      <w:r w:rsidR="004D6764">
        <w:t>↓</w:t>
      </w:r>
    </w:p>
    <w:p w14:paraId="51570D0D" w14:textId="548F31DF" w:rsidR="004D6764" w:rsidRDefault="004D6764" w:rsidP="008672F3">
      <w:pPr>
        <w:jc w:val="center"/>
      </w:pPr>
      <w:r>
        <w:t>Planning</w:t>
      </w:r>
    </w:p>
    <w:p w14:paraId="752A4916" w14:textId="4F6A2F40" w:rsidR="004D6764" w:rsidRDefault="00A811BB" w:rsidP="008672F3">
      <w:pPr>
        <w:jc w:val="center"/>
      </w:pPr>
      <w:r>
        <w:rPr>
          <w:noProof/>
        </w:rPr>
        <mc:AlternateContent>
          <mc:Choice Requires="wps">
            <w:drawing>
              <wp:anchor distT="0" distB="0" distL="114300" distR="114300" simplePos="0" relativeHeight="251658262" behindDoc="0" locked="0" layoutInCell="1" allowOverlap="1" wp14:anchorId="6E786B5D" wp14:editId="4386D1BA">
                <wp:simplePos x="0" y="0"/>
                <wp:positionH relativeFrom="column">
                  <wp:posOffset>2292927</wp:posOffset>
                </wp:positionH>
                <wp:positionV relativeFrom="paragraph">
                  <wp:posOffset>222019</wp:posOffset>
                </wp:positionV>
                <wp:extent cx="1565391" cy="339436"/>
                <wp:effectExtent l="0" t="0" r="15875" b="22860"/>
                <wp:wrapNone/>
                <wp:docPr id="116625934" name="Oval 56"/>
                <wp:cNvGraphicFramePr/>
                <a:graphic xmlns:a="http://schemas.openxmlformats.org/drawingml/2006/main">
                  <a:graphicData uri="http://schemas.microsoft.com/office/word/2010/wordprocessingShape">
                    <wps:wsp>
                      <wps:cNvSpPr/>
                      <wps:spPr>
                        <a:xfrm>
                          <a:off x="0" y="0"/>
                          <a:ext cx="1565391" cy="339436"/>
                        </a:xfrm>
                        <a:prstGeom prst="ellipse">
                          <a:avLst/>
                        </a:prstGeom>
                        <a:solidFill>
                          <a:schemeClr val="accent1">
                            <a:alpha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9A586A" id="Oval 56" o:spid="_x0000_s1026" style="position:absolute;margin-left:180.55pt;margin-top:17.5pt;width:123.25pt;height:26.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" fillcolor="#156082 [3204]" strokecolor="#030e13 [484]" strokeweight="1pt">
                <v:fill opacity="16448f"/>
                <v:stroke joinstyle="miter"/>
              </v:oval>
            </w:pict>
          </mc:Fallback>
        </mc:AlternateContent>
      </w:r>
      <w:r w:rsidR="004D6764">
        <w:t>↓</w:t>
      </w:r>
    </w:p>
    <w:p w14:paraId="7242D23E" w14:textId="73A9AD4C" w:rsidR="004D6764" w:rsidRDefault="004D6764" w:rsidP="008672F3">
      <w:pPr>
        <w:jc w:val="center"/>
      </w:pPr>
      <w:r>
        <w:t>Requirement Analysis</w:t>
      </w:r>
    </w:p>
    <w:p w14:paraId="76E7618B" w14:textId="0C56B432" w:rsidR="004D6764" w:rsidRDefault="000676EC" w:rsidP="008672F3">
      <w:pPr>
        <w:ind w:left="0" w:firstLine="0"/>
      </w:pPr>
      <w:r>
        <w:rPr>
          <w:noProof/>
        </w:rPr>
        <mc:AlternateContent>
          <mc:Choice Requires="wps">
            <w:drawing>
              <wp:anchor distT="0" distB="0" distL="114300" distR="114300" simplePos="0" relativeHeight="251658263" behindDoc="0" locked="0" layoutInCell="1" allowOverlap="1" wp14:anchorId="1A12FB3D" wp14:editId="4800AE71">
                <wp:simplePos x="0" y="0"/>
                <wp:positionH relativeFrom="column">
                  <wp:posOffset>2376055</wp:posOffset>
                </wp:positionH>
                <wp:positionV relativeFrom="paragraph">
                  <wp:posOffset>192636</wp:posOffset>
                </wp:positionV>
                <wp:extent cx="1426498" cy="339436"/>
                <wp:effectExtent l="0" t="0" r="21590" b="22860"/>
                <wp:wrapNone/>
                <wp:docPr id="1531850807" name="Oval 56"/>
                <wp:cNvGraphicFramePr/>
                <a:graphic xmlns:a="http://schemas.openxmlformats.org/drawingml/2006/main">
                  <a:graphicData uri="http://schemas.microsoft.com/office/word/2010/wordprocessingShape">
                    <wps:wsp>
                      <wps:cNvSpPr/>
                      <wps:spPr>
                        <a:xfrm>
                          <a:off x="0" y="0"/>
                          <a:ext cx="1426498" cy="339436"/>
                        </a:xfrm>
                        <a:prstGeom prst="ellipse">
                          <a:avLst/>
                        </a:prstGeom>
                        <a:solidFill>
                          <a:schemeClr val="accent1">
                            <a:alpha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4D6883" id="Oval 56" o:spid="_x0000_s1026" style="position:absolute;margin-left:187.1pt;margin-top:15.15pt;width:112.3pt;height:26.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" fillcolor="#156082 [3204]" strokecolor="#030e13 [484]" strokeweight="1pt">
                <v:fill opacity="16448f"/>
                <v:stroke joinstyle="miter"/>
              </v:oval>
            </w:pict>
          </mc:Fallback>
        </mc:AlternateContent>
      </w:r>
      <w:r w:rsidR="008672F3">
        <w:t xml:space="preserve">                                                                              </w:t>
      </w:r>
      <w:r w:rsidR="004D6764">
        <w:t>↓</w:t>
      </w:r>
    </w:p>
    <w:p w14:paraId="25960E2E" w14:textId="167E74E2" w:rsidR="004D6764" w:rsidRDefault="004D6764" w:rsidP="008672F3">
      <w:pPr>
        <w:jc w:val="center"/>
      </w:pPr>
      <w:r>
        <w:t xml:space="preserve">System Design </w:t>
      </w:r>
    </w:p>
    <w:p w14:paraId="1859288F" w14:textId="4F18FFDE" w:rsidR="004D6764" w:rsidRDefault="000676EC" w:rsidP="008D5B51">
      <w:pPr>
        <w:ind w:left="0" w:firstLine="0"/>
      </w:pPr>
      <w:r>
        <w:rPr>
          <w:noProof/>
        </w:rPr>
        <mc:AlternateContent>
          <mc:Choice Requires="wps">
            <w:drawing>
              <wp:anchor distT="0" distB="0" distL="114300" distR="114300" simplePos="0" relativeHeight="251658264" behindDoc="0" locked="0" layoutInCell="1" allowOverlap="1" wp14:anchorId="3ABDCD5D" wp14:editId="4E4A8CBA">
                <wp:simplePos x="0" y="0"/>
                <wp:positionH relativeFrom="column">
                  <wp:posOffset>2500745</wp:posOffset>
                </wp:positionH>
                <wp:positionV relativeFrom="paragraph">
                  <wp:posOffset>225598</wp:posOffset>
                </wp:positionV>
                <wp:extent cx="1115291" cy="339436"/>
                <wp:effectExtent l="0" t="0" r="27940" b="22860"/>
                <wp:wrapNone/>
                <wp:docPr id="2296859" name="Oval 56"/>
                <wp:cNvGraphicFramePr/>
                <a:graphic xmlns:a="http://schemas.openxmlformats.org/drawingml/2006/main">
                  <a:graphicData uri="http://schemas.microsoft.com/office/word/2010/wordprocessingShape">
                    <wps:wsp>
                      <wps:cNvSpPr/>
                      <wps:spPr>
                        <a:xfrm>
                          <a:off x="0" y="0"/>
                          <a:ext cx="1115291" cy="339436"/>
                        </a:xfrm>
                        <a:prstGeom prst="ellipse">
                          <a:avLst/>
                        </a:prstGeom>
                        <a:solidFill>
                          <a:schemeClr val="accent1">
                            <a:alpha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4E186A" id="Oval 56" o:spid="_x0000_s1026" style="position:absolute;margin-left:196.9pt;margin-top:17.75pt;width:87.8pt;height:26.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" fillcolor="#156082 [3204]" strokecolor="#030e13 [484]" strokeweight="1pt">
                <v:fill opacity="16448f"/>
                <v:stroke joinstyle="miter"/>
              </v:oval>
            </w:pict>
          </mc:Fallback>
        </mc:AlternateContent>
      </w:r>
      <w:r w:rsidR="008D5B51">
        <w:t xml:space="preserve">                                                                              </w:t>
      </w:r>
      <w:r w:rsidR="004D6764">
        <w:t>↓</w:t>
      </w:r>
    </w:p>
    <w:p w14:paraId="2F75B291" w14:textId="278C5EAE" w:rsidR="004D6764" w:rsidRDefault="004D6764" w:rsidP="008672F3">
      <w:pPr>
        <w:jc w:val="center"/>
      </w:pPr>
      <w:r>
        <w:t xml:space="preserve">Coding </w:t>
      </w:r>
    </w:p>
    <w:p w14:paraId="0E2D831F" w14:textId="69204BFE" w:rsidR="004D6764" w:rsidRDefault="000676EC" w:rsidP="008D5B51">
      <w:pPr>
        <w:ind w:left="0" w:firstLine="0"/>
      </w:pPr>
      <w:r>
        <w:rPr>
          <w:noProof/>
        </w:rPr>
        <mc:AlternateContent>
          <mc:Choice Requires="wps">
            <w:drawing>
              <wp:anchor distT="0" distB="0" distL="114300" distR="114300" simplePos="0" relativeHeight="251658265" behindDoc="0" locked="0" layoutInCell="1" allowOverlap="1" wp14:anchorId="79D193DB" wp14:editId="3D4EF327">
                <wp:simplePos x="0" y="0"/>
                <wp:positionH relativeFrom="margin">
                  <wp:posOffset>2500745</wp:posOffset>
                </wp:positionH>
                <wp:positionV relativeFrom="paragraph">
                  <wp:posOffset>203777</wp:posOffset>
                </wp:positionV>
                <wp:extent cx="1101437" cy="339436"/>
                <wp:effectExtent l="0" t="0" r="22860" b="22860"/>
                <wp:wrapNone/>
                <wp:docPr id="906487719" name="Oval 56"/>
                <wp:cNvGraphicFramePr/>
                <a:graphic xmlns:a="http://schemas.openxmlformats.org/drawingml/2006/main">
                  <a:graphicData uri="http://schemas.microsoft.com/office/word/2010/wordprocessingShape">
                    <wps:wsp>
                      <wps:cNvSpPr/>
                      <wps:spPr>
                        <a:xfrm>
                          <a:off x="0" y="0"/>
                          <a:ext cx="1101437" cy="339436"/>
                        </a:xfrm>
                        <a:prstGeom prst="ellipse">
                          <a:avLst/>
                        </a:prstGeom>
                        <a:solidFill>
                          <a:schemeClr val="accent1">
                            <a:alpha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204E18" id="Oval 56" o:spid="_x0000_s1026" style="position:absolute;margin-left:196.9pt;margin-top:16.05pt;width:86.75pt;height:26.7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" fillcolor="#156082 [3204]" strokecolor="#030e13 [484]" strokeweight="1pt">
                <v:fill opacity="16448f"/>
                <v:stroke joinstyle="miter"/>
                <w10:wrap anchorx="margin"/>
              </v:oval>
            </w:pict>
          </mc:Fallback>
        </mc:AlternateContent>
      </w:r>
      <w:r w:rsidR="008D5B51">
        <w:t xml:space="preserve">                                                                           </w:t>
      </w:r>
      <w:r w:rsidR="00320917">
        <w:t xml:space="preserve"> </w:t>
      </w:r>
      <w:r w:rsidR="008D5B51">
        <w:t xml:space="preserve">  </w:t>
      </w:r>
      <w:r w:rsidR="004D6764">
        <w:t>↓</w:t>
      </w:r>
    </w:p>
    <w:p w14:paraId="030BEB78" w14:textId="065E4240" w:rsidR="004D6764" w:rsidRDefault="008D5B51" w:rsidP="008D5B51">
      <w:r>
        <w:t xml:space="preserve">                                                                     </w:t>
      </w:r>
      <w:r w:rsidR="004D6764">
        <w:t xml:space="preserve">Testing </w:t>
      </w:r>
    </w:p>
    <w:p w14:paraId="0B87BD82" w14:textId="67A89054" w:rsidR="004D6764" w:rsidRDefault="00B74956" w:rsidP="00320917">
      <w:pPr>
        <w:ind w:left="0" w:firstLine="0"/>
      </w:pPr>
      <w:r>
        <w:rPr>
          <w:noProof/>
        </w:rPr>
        <mc:AlternateContent>
          <mc:Choice Requires="wps">
            <w:drawing>
              <wp:anchor distT="0" distB="0" distL="114300" distR="114300" simplePos="0" relativeHeight="251658266" behindDoc="0" locked="0" layoutInCell="1" allowOverlap="1" wp14:anchorId="7F0D8552" wp14:editId="5656A00E">
                <wp:simplePos x="0" y="0"/>
                <wp:positionH relativeFrom="margin">
                  <wp:posOffset>2479964</wp:posOffset>
                </wp:positionH>
                <wp:positionV relativeFrom="paragraph">
                  <wp:posOffset>209030</wp:posOffset>
                </wp:positionV>
                <wp:extent cx="1156508" cy="339436"/>
                <wp:effectExtent l="0" t="0" r="24765" b="22860"/>
                <wp:wrapNone/>
                <wp:docPr id="643774315" name="Oval 56"/>
                <wp:cNvGraphicFramePr/>
                <a:graphic xmlns:a="http://schemas.openxmlformats.org/drawingml/2006/main">
                  <a:graphicData uri="http://schemas.microsoft.com/office/word/2010/wordprocessingShape">
                    <wps:wsp>
                      <wps:cNvSpPr/>
                      <wps:spPr>
                        <a:xfrm>
                          <a:off x="0" y="0"/>
                          <a:ext cx="1156508" cy="339436"/>
                        </a:xfrm>
                        <a:prstGeom prst="ellipse">
                          <a:avLst/>
                        </a:prstGeom>
                        <a:solidFill>
                          <a:schemeClr val="accent1">
                            <a:alpha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F7B870" id="Oval 56" o:spid="_x0000_s1026" style="position:absolute;margin-left:195.25pt;margin-top:16.45pt;width:91.05pt;height:26.7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" fillcolor="#156082 [3204]" strokecolor="#030e13 [484]" strokeweight="1pt">
                <v:fill opacity="16448f"/>
                <v:stroke joinstyle="miter"/>
                <w10:wrap anchorx="margin"/>
              </v:oval>
            </w:pict>
          </mc:Fallback>
        </mc:AlternateContent>
      </w:r>
      <w:r w:rsidR="00320917">
        <w:t xml:space="preserve">                                                                              </w:t>
      </w:r>
      <w:r w:rsidR="004D6764">
        <w:t>↓</w:t>
      </w:r>
    </w:p>
    <w:p w14:paraId="717DCDCF" w14:textId="2180DCEF" w:rsidR="004D6764" w:rsidRDefault="004D6764" w:rsidP="008672F3">
      <w:pPr>
        <w:jc w:val="center"/>
      </w:pPr>
      <w:r>
        <w:t xml:space="preserve">Documentation </w:t>
      </w:r>
    </w:p>
    <w:p w14:paraId="70E033C8" w14:textId="52ABE58E" w:rsidR="004D6764" w:rsidRDefault="0075164D" w:rsidP="000918D8">
      <w:pPr>
        <w:ind w:left="0" w:firstLine="0"/>
      </w:pPr>
      <w:r>
        <w:rPr>
          <w:noProof/>
        </w:rPr>
        <mc:AlternateContent>
          <mc:Choice Requires="wps">
            <w:drawing>
              <wp:anchor distT="0" distB="0" distL="114300" distR="114300" simplePos="0" relativeHeight="251658267" behindDoc="0" locked="0" layoutInCell="1" allowOverlap="1" wp14:anchorId="4637D990" wp14:editId="6DB7DF14">
                <wp:simplePos x="0" y="0"/>
                <wp:positionH relativeFrom="margin">
                  <wp:posOffset>2583469</wp:posOffset>
                </wp:positionH>
                <wp:positionV relativeFrom="paragraph">
                  <wp:posOffset>179128</wp:posOffset>
                </wp:positionV>
                <wp:extent cx="865909" cy="401781"/>
                <wp:effectExtent l="0" t="0" r="10795" b="17780"/>
                <wp:wrapNone/>
                <wp:docPr id="608647350" name="Oval 56"/>
                <wp:cNvGraphicFramePr/>
                <a:graphic xmlns:a="http://schemas.openxmlformats.org/drawingml/2006/main">
                  <a:graphicData uri="http://schemas.microsoft.com/office/word/2010/wordprocessingShape">
                    <wps:wsp>
                      <wps:cNvSpPr/>
                      <wps:spPr>
                        <a:xfrm>
                          <a:off x="0" y="0"/>
                          <a:ext cx="865909" cy="401781"/>
                        </a:xfrm>
                        <a:prstGeom prst="ellipse">
                          <a:avLst/>
                        </a:prstGeom>
                        <a:solidFill>
                          <a:schemeClr val="accent1">
                            <a:alpha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9D7B84" id="Oval 56" o:spid="_x0000_s1026" style="position:absolute;margin-left:203.4pt;margin-top:14.1pt;width:68.2pt;height:31.6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" fillcolor="#156082 [3204]" strokecolor="#030e13 [484]" strokeweight="1pt">
                <v:fill opacity="16448f"/>
                <v:stroke joinstyle="miter"/>
                <w10:wrap anchorx="margin"/>
              </v:oval>
            </w:pict>
          </mc:Fallback>
        </mc:AlternateContent>
      </w:r>
      <w:r w:rsidR="000918D8">
        <w:t xml:space="preserve">                                                                              </w:t>
      </w:r>
      <w:r w:rsidR="004D6764">
        <w:t>↓</w:t>
      </w:r>
    </w:p>
    <w:p w14:paraId="6425D525" w14:textId="317AE4E5" w:rsidR="00CB4101" w:rsidRDefault="00221E0A" w:rsidP="00221E0A">
      <w:r>
        <w:t xml:space="preserve">                                                                       </w:t>
      </w:r>
      <w:r w:rsidR="004D6764">
        <w:t>End</w:t>
      </w:r>
    </w:p>
    <w:p w14:paraId="7EF181F8" w14:textId="77777777" w:rsidR="004D6764" w:rsidRDefault="00937C77" w:rsidP="004D6764">
      <w:r>
        <w:t xml:space="preserve"> </w:t>
      </w:r>
      <w:r>
        <w:tab/>
        <w:t xml:space="preserve"> </w:t>
      </w:r>
    </w:p>
    <w:p w14:paraId="4C8BBA9F" w14:textId="77777777" w:rsidR="008672F3" w:rsidRDefault="008672F3" w:rsidP="004D6764">
      <w:pPr>
        <w:rPr>
          <w:b/>
          <w:bCs/>
          <w:sz w:val="40"/>
          <w:szCs w:val="40"/>
        </w:rPr>
      </w:pPr>
    </w:p>
    <w:p w14:paraId="73D22A18" w14:textId="77777777" w:rsidR="008672F3" w:rsidRDefault="008672F3" w:rsidP="004D6764">
      <w:pPr>
        <w:rPr>
          <w:b/>
          <w:bCs/>
          <w:sz w:val="40"/>
          <w:szCs w:val="40"/>
        </w:rPr>
      </w:pPr>
    </w:p>
    <w:p w14:paraId="7020135F" w14:textId="77777777" w:rsidR="00353E30" w:rsidRDefault="00353E30" w:rsidP="00F5148D">
      <w:pPr>
        <w:ind w:left="0" w:firstLine="0"/>
        <w:rPr>
          <w:b/>
          <w:bCs/>
          <w:sz w:val="40"/>
          <w:szCs w:val="40"/>
        </w:rPr>
      </w:pPr>
    </w:p>
    <w:p w14:paraId="63DA174A" w14:textId="77777777" w:rsidR="00452F3B" w:rsidRDefault="00452F3B" w:rsidP="00F5148D">
      <w:pPr>
        <w:ind w:left="0" w:firstLine="0"/>
        <w:rPr>
          <w:b/>
          <w:bCs/>
          <w:sz w:val="40"/>
          <w:szCs w:val="40"/>
        </w:rPr>
      </w:pPr>
    </w:p>
    <w:p w14:paraId="1432F88D" w14:textId="77777777" w:rsidR="00452F3B" w:rsidRDefault="00452F3B" w:rsidP="00F5148D">
      <w:pPr>
        <w:ind w:left="0" w:firstLine="0"/>
        <w:rPr>
          <w:b/>
          <w:bCs/>
          <w:sz w:val="40"/>
          <w:szCs w:val="40"/>
        </w:rPr>
      </w:pPr>
    </w:p>
    <w:p w14:paraId="510B5241" w14:textId="40BC55C3" w:rsidR="00F21E3F" w:rsidRPr="004D6764" w:rsidRDefault="003E25D4" w:rsidP="00F5148D">
      <w:pPr>
        <w:ind w:left="0" w:firstLine="0"/>
      </w:pPr>
      <w:r w:rsidRPr="00EA7720">
        <w:rPr>
          <w:b/>
          <w:bCs/>
          <w:sz w:val="40"/>
          <w:szCs w:val="40"/>
        </w:rPr>
        <w:lastRenderedPageBreak/>
        <w:t>9.</w:t>
      </w:r>
      <w:r w:rsidR="00F21E3F" w:rsidRPr="00EA7720">
        <w:rPr>
          <w:b/>
          <w:bCs/>
          <w:sz w:val="40"/>
          <w:szCs w:val="40"/>
        </w:rPr>
        <w:t>CLASS DIAGRAM</w:t>
      </w:r>
    </w:p>
    <w:tbl>
      <w:tblPr>
        <w:tblW w:w="0" w:type="auto"/>
        <w:tblInd w:w="1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69"/>
      </w:tblGrid>
      <w:tr w:rsidR="000304E2" w14:paraId="1BA3B910" w14:textId="77777777" w:rsidTr="000304E2">
        <w:trPr>
          <w:trHeight w:val="644"/>
        </w:trPr>
        <w:tc>
          <w:tcPr>
            <w:tcW w:w="5869" w:type="dxa"/>
          </w:tcPr>
          <w:p w14:paraId="4ADA29A3" w14:textId="76C6B623" w:rsidR="00384402" w:rsidRDefault="005C185C" w:rsidP="00384402">
            <w:pPr>
              <w:ind w:left="0" w:firstLine="0"/>
              <w:rPr>
                <w:sz w:val="20"/>
                <w:szCs w:val="20"/>
              </w:rPr>
            </w:pPr>
            <w:r>
              <w:rPr>
                <w:sz w:val="20"/>
                <w:szCs w:val="20"/>
              </w:rPr>
              <w:t xml:space="preserve">                                            </w:t>
            </w:r>
          </w:p>
          <w:p w14:paraId="540D41D7" w14:textId="5CFBB119" w:rsidR="000304E2" w:rsidRDefault="005C185C" w:rsidP="00EB1AFE">
            <w:pPr>
              <w:ind w:left="0" w:firstLine="0"/>
              <w:rPr>
                <w:sz w:val="20"/>
                <w:szCs w:val="20"/>
              </w:rPr>
            </w:pPr>
            <w:r>
              <w:rPr>
                <w:sz w:val="20"/>
                <w:szCs w:val="20"/>
              </w:rPr>
              <w:t xml:space="preserve">                                          </w:t>
            </w:r>
            <w:r w:rsidR="00EF2864">
              <w:rPr>
                <w:sz w:val="20"/>
                <w:szCs w:val="20"/>
              </w:rPr>
              <w:t xml:space="preserve"> </w:t>
            </w:r>
            <w:r>
              <w:rPr>
                <w:sz w:val="20"/>
                <w:szCs w:val="20"/>
              </w:rPr>
              <w:t xml:space="preserve"> </w:t>
            </w:r>
            <w:r w:rsidR="00EB1AFE">
              <w:rPr>
                <w:sz w:val="20"/>
                <w:szCs w:val="20"/>
              </w:rPr>
              <w:t xml:space="preserve"> USER</w:t>
            </w:r>
          </w:p>
        </w:tc>
      </w:tr>
      <w:tr w:rsidR="000304E2" w14:paraId="238BBD64" w14:textId="77777777" w:rsidTr="000304E2">
        <w:trPr>
          <w:trHeight w:val="1222"/>
        </w:trPr>
        <w:tc>
          <w:tcPr>
            <w:tcW w:w="5869" w:type="dxa"/>
          </w:tcPr>
          <w:p w14:paraId="0B466B43" w14:textId="269B78BA" w:rsidR="000304E2" w:rsidRDefault="00BB3F03" w:rsidP="005C185C">
            <w:pPr>
              <w:pStyle w:val="Heading1"/>
              <w:ind w:left="0"/>
              <w:jc w:val="both"/>
              <w:rPr>
                <w:sz w:val="24"/>
              </w:rPr>
            </w:pPr>
            <w:r>
              <w:rPr>
                <w:sz w:val="28"/>
                <w:szCs w:val="16"/>
              </w:rPr>
              <w:t>-</w:t>
            </w:r>
            <w:proofErr w:type="gramStart"/>
            <w:r w:rsidRPr="00BB3F03">
              <w:rPr>
                <w:sz w:val="24"/>
              </w:rPr>
              <w:t>username</w:t>
            </w:r>
            <w:r>
              <w:rPr>
                <w:sz w:val="24"/>
              </w:rPr>
              <w:t xml:space="preserve"> </w:t>
            </w:r>
            <w:r w:rsidR="00EF2864">
              <w:rPr>
                <w:sz w:val="24"/>
              </w:rPr>
              <w:t>:</w:t>
            </w:r>
            <w:proofErr w:type="gramEnd"/>
            <w:r w:rsidR="00EF2864">
              <w:rPr>
                <w:sz w:val="24"/>
              </w:rPr>
              <w:t xml:space="preserve"> string</w:t>
            </w:r>
          </w:p>
          <w:p w14:paraId="2C7870CA" w14:textId="097581E4" w:rsidR="000304E2" w:rsidRPr="00EF2864" w:rsidRDefault="00EF2864" w:rsidP="00EF2864">
            <w:pPr>
              <w:ind w:left="0" w:firstLine="0"/>
            </w:pPr>
            <w:r>
              <w:t>-</w:t>
            </w:r>
            <w:proofErr w:type="gramStart"/>
            <w:r>
              <w:t>password :</w:t>
            </w:r>
            <w:proofErr w:type="gramEnd"/>
            <w:r>
              <w:t xml:space="preserve"> string</w:t>
            </w:r>
          </w:p>
        </w:tc>
      </w:tr>
      <w:tr w:rsidR="000304E2" w14:paraId="358DFE15" w14:textId="77777777" w:rsidTr="000304E2">
        <w:trPr>
          <w:trHeight w:val="1159"/>
        </w:trPr>
        <w:tc>
          <w:tcPr>
            <w:tcW w:w="5869" w:type="dxa"/>
          </w:tcPr>
          <w:p w14:paraId="4593E7DF" w14:textId="77777777" w:rsidR="000304E2" w:rsidRDefault="00655F47" w:rsidP="00655F47">
            <w:pPr>
              <w:pStyle w:val="Heading1"/>
              <w:ind w:left="0"/>
              <w:jc w:val="both"/>
              <w:rPr>
                <w:sz w:val="24"/>
              </w:rPr>
            </w:pPr>
            <w:r>
              <w:rPr>
                <w:b/>
                <w:bCs/>
                <w:sz w:val="24"/>
              </w:rPr>
              <w:t>+</w:t>
            </w:r>
            <w:proofErr w:type="gramStart"/>
            <w:r>
              <w:rPr>
                <w:sz w:val="24"/>
              </w:rPr>
              <w:t>login() :</w:t>
            </w:r>
            <w:proofErr w:type="gramEnd"/>
            <w:r>
              <w:rPr>
                <w:sz w:val="24"/>
              </w:rPr>
              <w:t xml:space="preserve"> bool</w:t>
            </w:r>
          </w:p>
          <w:p w14:paraId="69387283" w14:textId="22F295E7" w:rsidR="00655F47" w:rsidRPr="00655F47" w:rsidRDefault="00655F47" w:rsidP="00655F47">
            <w:pPr>
              <w:ind w:left="0" w:firstLine="0"/>
            </w:pPr>
            <w:r>
              <w:t>+</w:t>
            </w:r>
            <w:proofErr w:type="gramStart"/>
            <w:r w:rsidR="0032206D">
              <w:t>signup() :</w:t>
            </w:r>
            <w:proofErr w:type="gramEnd"/>
            <w:r w:rsidR="0032206D">
              <w:t xml:space="preserve"> void</w:t>
            </w:r>
          </w:p>
        </w:tc>
      </w:tr>
    </w:tbl>
    <w:p w14:paraId="3A060E75" w14:textId="77777777" w:rsidR="00F64AFA" w:rsidRDefault="00F64AFA" w:rsidP="00732E1B">
      <w:bookmarkStart w:id="5" w:name="_Toc228704943"/>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5"/>
      </w:tblGrid>
      <w:tr w:rsidR="00732E1B" w14:paraId="502F4961" w14:textId="77777777" w:rsidTr="00732E1B">
        <w:trPr>
          <w:trHeight w:val="742"/>
        </w:trPr>
        <w:tc>
          <w:tcPr>
            <w:tcW w:w="5905" w:type="dxa"/>
          </w:tcPr>
          <w:p w14:paraId="038649C4" w14:textId="77777777" w:rsidR="00732E1B" w:rsidRDefault="0032206D" w:rsidP="00732E1B">
            <w:pPr>
              <w:ind w:left="0" w:firstLine="0"/>
            </w:pPr>
            <w:r>
              <w:t xml:space="preserve">                                 </w:t>
            </w:r>
          </w:p>
          <w:p w14:paraId="7A70B07B" w14:textId="04E8D710" w:rsidR="0032206D" w:rsidRDefault="0032206D" w:rsidP="00732E1B">
            <w:pPr>
              <w:ind w:left="0" w:firstLine="0"/>
            </w:pPr>
            <w:r>
              <w:t xml:space="preserve">                                      GA</w:t>
            </w:r>
            <w:r w:rsidR="00EB1AFE">
              <w:t>ME</w:t>
            </w:r>
          </w:p>
        </w:tc>
      </w:tr>
      <w:tr w:rsidR="00732E1B" w14:paraId="0FC683D8" w14:textId="77777777" w:rsidTr="00732E1B">
        <w:trPr>
          <w:trHeight w:val="1025"/>
        </w:trPr>
        <w:tc>
          <w:tcPr>
            <w:tcW w:w="5905" w:type="dxa"/>
          </w:tcPr>
          <w:p w14:paraId="29D2D1B2" w14:textId="77777777" w:rsidR="00732E1B" w:rsidRDefault="0090684C" w:rsidP="00732E1B">
            <w:pPr>
              <w:ind w:left="0" w:firstLine="0"/>
            </w:pPr>
            <w:r>
              <w:t>-</w:t>
            </w:r>
            <w:proofErr w:type="gramStart"/>
            <w:r>
              <w:t>score :</w:t>
            </w:r>
            <w:proofErr w:type="gramEnd"/>
            <w:r>
              <w:t xml:space="preserve"> int</w:t>
            </w:r>
          </w:p>
          <w:p w14:paraId="5D7FED7C" w14:textId="31F7319A" w:rsidR="0090684C" w:rsidRDefault="0090684C" w:rsidP="00732E1B">
            <w:pPr>
              <w:ind w:left="0" w:firstLine="0"/>
            </w:pPr>
            <w:r>
              <w:t>-</w:t>
            </w:r>
            <w:proofErr w:type="gramStart"/>
            <w:r>
              <w:t>user :</w:t>
            </w:r>
            <w:proofErr w:type="gramEnd"/>
            <w:r>
              <w:t xml:space="preserve"> string</w:t>
            </w:r>
          </w:p>
        </w:tc>
      </w:tr>
      <w:tr w:rsidR="00732E1B" w14:paraId="31375016" w14:textId="77777777" w:rsidTr="00B0661F">
        <w:trPr>
          <w:trHeight w:val="628"/>
        </w:trPr>
        <w:tc>
          <w:tcPr>
            <w:tcW w:w="5905" w:type="dxa"/>
          </w:tcPr>
          <w:p w14:paraId="598A7F02" w14:textId="2D466283" w:rsidR="00DD6C06" w:rsidRDefault="0090684C" w:rsidP="00732E1B">
            <w:pPr>
              <w:ind w:left="0" w:firstLine="0"/>
            </w:pPr>
            <w:r>
              <w:t>+</w:t>
            </w:r>
            <w:proofErr w:type="spellStart"/>
            <w:proofErr w:type="gramStart"/>
            <w:r w:rsidR="00DD6C06">
              <w:t>playGame</w:t>
            </w:r>
            <w:proofErr w:type="spellEnd"/>
            <w:r w:rsidR="00DD6C06">
              <w:t>() :</w:t>
            </w:r>
            <w:proofErr w:type="gramEnd"/>
            <w:r w:rsidR="00DD6C06">
              <w:t xml:space="preserve"> void</w:t>
            </w:r>
          </w:p>
        </w:tc>
      </w:tr>
    </w:tbl>
    <w:p w14:paraId="6E28D7C5" w14:textId="77777777" w:rsidR="00F64AFA" w:rsidRDefault="00F64AFA" w:rsidP="00732E1B"/>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16"/>
      </w:tblGrid>
      <w:tr w:rsidR="00732E1B" w14:paraId="0B2D3514" w14:textId="77777777" w:rsidTr="009361F9">
        <w:trPr>
          <w:trHeight w:val="698"/>
        </w:trPr>
        <w:tc>
          <w:tcPr>
            <w:tcW w:w="5916" w:type="dxa"/>
          </w:tcPr>
          <w:p w14:paraId="07324DE6" w14:textId="77777777" w:rsidR="00732E1B" w:rsidRDefault="006029F0" w:rsidP="00732E1B">
            <w:pPr>
              <w:ind w:left="0" w:firstLine="0"/>
            </w:pPr>
            <w:r>
              <w:t xml:space="preserve">                                     </w:t>
            </w:r>
          </w:p>
          <w:p w14:paraId="7DAA5935" w14:textId="057E6BAC" w:rsidR="006029F0" w:rsidRDefault="006029F0" w:rsidP="00732E1B">
            <w:pPr>
              <w:ind w:left="0" w:firstLine="0"/>
            </w:pPr>
            <w:r>
              <w:t xml:space="preserve">                                  QUESTION</w:t>
            </w:r>
          </w:p>
        </w:tc>
      </w:tr>
      <w:tr w:rsidR="00732E1B" w14:paraId="6CA7BEBB" w14:textId="77777777" w:rsidTr="009361F9">
        <w:trPr>
          <w:trHeight w:val="1474"/>
        </w:trPr>
        <w:tc>
          <w:tcPr>
            <w:tcW w:w="5916" w:type="dxa"/>
          </w:tcPr>
          <w:p w14:paraId="6A43C6F6" w14:textId="77777777" w:rsidR="006029F0" w:rsidRDefault="00B0661F" w:rsidP="00732E1B">
            <w:pPr>
              <w:ind w:left="0" w:firstLine="0"/>
            </w:pPr>
            <w:r>
              <w:t>-</w:t>
            </w:r>
            <w:proofErr w:type="gramStart"/>
            <w:r>
              <w:t>question :</w:t>
            </w:r>
            <w:proofErr w:type="gramEnd"/>
            <w:r>
              <w:t xml:space="preserve"> string</w:t>
            </w:r>
          </w:p>
          <w:p w14:paraId="7AFB24CA" w14:textId="77777777" w:rsidR="00B0661F" w:rsidRDefault="00B0661F" w:rsidP="00732E1B">
            <w:pPr>
              <w:ind w:left="0" w:firstLine="0"/>
            </w:pPr>
            <w:r>
              <w:t>-</w:t>
            </w:r>
            <w:proofErr w:type="gramStart"/>
            <w:r>
              <w:t>options</w:t>
            </w:r>
            <w:r w:rsidR="009361F9">
              <w:t>[</w:t>
            </w:r>
            <w:proofErr w:type="gramEnd"/>
            <w:r w:rsidR="009361F9">
              <w:t>4</w:t>
            </w:r>
            <w:proofErr w:type="gramStart"/>
            <w:r w:rsidR="009361F9">
              <w:t>] :</w:t>
            </w:r>
            <w:proofErr w:type="gramEnd"/>
            <w:r w:rsidR="009361F9">
              <w:t xml:space="preserve"> string</w:t>
            </w:r>
          </w:p>
          <w:p w14:paraId="73E328F9" w14:textId="35D378EE" w:rsidR="009361F9" w:rsidRDefault="009361F9" w:rsidP="00732E1B">
            <w:pPr>
              <w:ind w:left="0" w:firstLine="0"/>
            </w:pPr>
            <w:r>
              <w:t>-</w:t>
            </w:r>
            <w:proofErr w:type="gramStart"/>
            <w:r>
              <w:t>correct :</w:t>
            </w:r>
            <w:proofErr w:type="gramEnd"/>
            <w:r>
              <w:t xml:space="preserve"> char</w:t>
            </w:r>
          </w:p>
        </w:tc>
      </w:tr>
    </w:tbl>
    <w:p w14:paraId="7B9DDE25" w14:textId="77777777" w:rsidR="00EA7720" w:rsidRDefault="00EA7720" w:rsidP="00EA7720">
      <w:pPr>
        <w:ind w:left="0" w:firstLine="0"/>
      </w:pPr>
    </w:p>
    <w:p w14:paraId="04703963" w14:textId="77777777" w:rsidR="00452F3B" w:rsidRDefault="00452F3B" w:rsidP="00EA7720">
      <w:pPr>
        <w:ind w:left="0" w:firstLine="0"/>
        <w:rPr>
          <w:b/>
          <w:bCs/>
          <w:sz w:val="40"/>
          <w:szCs w:val="40"/>
        </w:rPr>
      </w:pPr>
    </w:p>
    <w:p w14:paraId="698F07BB" w14:textId="77777777" w:rsidR="00452F3B" w:rsidRDefault="00452F3B" w:rsidP="00EA7720">
      <w:pPr>
        <w:ind w:left="0" w:firstLine="0"/>
        <w:rPr>
          <w:b/>
          <w:bCs/>
          <w:sz w:val="40"/>
          <w:szCs w:val="40"/>
        </w:rPr>
      </w:pPr>
    </w:p>
    <w:p w14:paraId="30023766" w14:textId="60564B2E" w:rsidR="00CB4101" w:rsidRPr="00EA7720" w:rsidRDefault="009E59D4" w:rsidP="00EA7720">
      <w:pPr>
        <w:ind w:left="0" w:firstLine="0"/>
        <w:rPr>
          <w:b/>
          <w:bCs/>
          <w:sz w:val="40"/>
          <w:szCs w:val="40"/>
        </w:rPr>
      </w:pPr>
      <w:r w:rsidRPr="00EA7720">
        <w:rPr>
          <w:b/>
          <w:bCs/>
          <w:sz w:val="40"/>
          <w:szCs w:val="40"/>
        </w:rPr>
        <w:lastRenderedPageBreak/>
        <w:t>10</w:t>
      </w:r>
      <w:r w:rsidR="00937C77" w:rsidRPr="00EA7720">
        <w:rPr>
          <w:b/>
          <w:bCs/>
          <w:sz w:val="40"/>
          <w:szCs w:val="40"/>
        </w:rPr>
        <w:t>. System Design</w:t>
      </w:r>
      <w:bookmarkEnd w:id="5"/>
      <w:r w:rsidR="00937C77" w:rsidRPr="00EA7720">
        <w:rPr>
          <w:b/>
          <w:bCs/>
          <w:sz w:val="40"/>
          <w:szCs w:val="40"/>
        </w:rPr>
        <w:t xml:space="preserve"> </w:t>
      </w:r>
    </w:p>
    <w:p w14:paraId="136B46A0" w14:textId="77777777" w:rsidR="00120E96" w:rsidRPr="00EA7720" w:rsidRDefault="00120E96" w:rsidP="00120E96">
      <w:pPr>
        <w:rPr>
          <w:b/>
          <w:bCs/>
          <w:sz w:val="36"/>
          <w:szCs w:val="36"/>
        </w:rPr>
      </w:pPr>
      <w:r w:rsidRPr="00EA7720">
        <w:rPr>
          <w:b/>
          <w:bCs/>
          <w:sz w:val="36"/>
          <w:szCs w:val="36"/>
        </w:rPr>
        <w:t>System Architecture</w:t>
      </w:r>
    </w:p>
    <w:p w14:paraId="15812A24" w14:textId="77777777" w:rsidR="00120E96" w:rsidRPr="00120E96" w:rsidRDefault="00120E96" w:rsidP="00F11CFC">
      <w:pPr>
        <w:spacing w:line="360" w:lineRule="auto"/>
      </w:pPr>
      <w:r w:rsidRPr="00120E96">
        <w:t xml:space="preserve">The </w:t>
      </w:r>
      <w:r w:rsidRPr="00120E96">
        <w:rPr>
          <w:b/>
          <w:bCs/>
        </w:rPr>
        <w:t>Reasoning Game</w:t>
      </w:r>
      <w:r w:rsidRPr="00120E96">
        <w:t xml:space="preserve"> follows a </w:t>
      </w:r>
      <w:r w:rsidRPr="00120E96">
        <w:rPr>
          <w:b/>
          <w:bCs/>
        </w:rPr>
        <w:t>simple procedural architecture</w:t>
      </w:r>
      <w:r w:rsidRPr="00120E96">
        <w:t xml:space="preserve"> implemented in </w:t>
      </w:r>
      <w:r w:rsidRPr="00120E96">
        <w:rPr>
          <w:b/>
          <w:bCs/>
        </w:rPr>
        <w:t>C++</w:t>
      </w:r>
      <w:r w:rsidRPr="00120E96">
        <w:t xml:space="preserve">. The system is </w:t>
      </w:r>
      <w:r w:rsidRPr="00120E96">
        <w:rPr>
          <w:b/>
          <w:bCs/>
        </w:rPr>
        <w:t>monolithic</w:t>
      </w:r>
      <w:r w:rsidRPr="00120E96">
        <w:t xml:space="preserve"> and runs locally using a </w:t>
      </w:r>
      <w:r w:rsidRPr="00120E96">
        <w:rPr>
          <w:b/>
          <w:bCs/>
        </w:rPr>
        <w:t>command-line interface (CLI)</w:t>
      </w:r>
      <w:r w:rsidRPr="00120E96">
        <w:t>.</w:t>
      </w:r>
    </w:p>
    <w:p w14:paraId="173A5B88" w14:textId="77777777" w:rsidR="00120E96" w:rsidRPr="00452FD0" w:rsidRDefault="00120E96" w:rsidP="00F11CFC">
      <w:pPr>
        <w:spacing w:line="360" w:lineRule="auto"/>
        <w:rPr>
          <w:b/>
          <w:bCs/>
          <w:sz w:val="36"/>
          <w:szCs w:val="36"/>
        </w:rPr>
      </w:pPr>
      <w:r w:rsidRPr="00452FD0">
        <w:rPr>
          <w:b/>
          <w:bCs/>
          <w:sz w:val="36"/>
          <w:szCs w:val="36"/>
        </w:rPr>
        <w:t>Primary Components:</w:t>
      </w:r>
    </w:p>
    <w:p w14:paraId="34D62994" w14:textId="77777777" w:rsidR="00120E96" w:rsidRPr="00452FD0" w:rsidRDefault="00120E96" w:rsidP="00F11CFC">
      <w:pPr>
        <w:spacing w:line="360" w:lineRule="auto"/>
        <w:rPr>
          <w:sz w:val="32"/>
          <w:szCs w:val="32"/>
        </w:rPr>
      </w:pPr>
      <w:r w:rsidRPr="00452FD0">
        <w:rPr>
          <w:b/>
          <w:bCs/>
          <w:sz w:val="32"/>
          <w:szCs w:val="32"/>
        </w:rPr>
        <w:t>1. User Interface</w:t>
      </w:r>
    </w:p>
    <w:p w14:paraId="1705DCF3" w14:textId="77777777" w:rsidR="00120E96" w:rsidRPr="00120E96" w:rsidRDefault="00120E96" w:rsidP="00F11CFC">
      <w:pPr>
        <w:numPr>
          <w:ilvl w:val="0"/>
          <w:numId w:val="16"/>
        </w:numPr>
        <w:spacing w:line="360" w:lineRule="auto"/>
      </w:pPr>
      <w:r w:rsidRPr="00120E96">
        <w:t xml:space="preserve">Uses console input/output </w:t>
      </w:r>
    </w:p>
    <w:p w14:paraId="56FA0302" w14:textId="77777777" w:rsidR="00120E96" w:rsidRPr="00120E96" w:rsidRDefault="00120E96" w:rsidP="00F11CFC">
      <w:pPr>
        <w:numPr>
          <w:ilvl w:val="0"/>
          <w:numId w:val="16"/>
        </w:numPr>
        <w:spacing w:line="360" w:lineRule="auto"/>
      </w:pPr>
      <w:r w:rsidRPr="00120E96">
        <w:t xml:space="preserve">Displays questions using </w:t>
      </w:r>
      <w:proofErr w:type="spellStart"/>
      <w:r w:rsidRPr="00120E96">
        <w:t>cout</w:t>
      </w:r>
      <w:proofErr w:type="spellEnd"/>
      <w:r w:rsidRPr="00120E96">
        <w:t xml:space="preserve"> </w:t>
      </w:r>
    </w:p>
    <w:p w14:paraId="50524E6C" w14:textId="77777777" w:rsidR="00120E96" w:rsidRPr="00120E96" w:rsidRDefault="00120E96" w:rsidP="00F11CFC">
      <w:pPr>
        <w:numPr>
          <w:ilvl w:val="0"/>
          <w:numId w:val="16"/>
        </w:numPr>
        <w:spacing w:line="360" w:lineRule="auto"/>
      </w:pPr>
      <w:r w:rsidRPr="00120E96">
        <w:t xml:space="preserve">Accepts user input using </w:t>
      </w:r>
      <w:proofErr w:type="spellStart"/>
      <w:r w:rsidRPr="00120E96">
        <w:t>cin</w:t>
      </w:r>
      <w:proofErr w:type="spellEnd"/>
      <w:r w:rsidRPr="00120E96">
        <w:t xml:space="preserve"> </w:t>
      </w:r>
    </w:p>
    <w:p w14:paraId="00977841" w14:textId="77777777" w:rsidR="00120E96" w:rsidRPr="00452FD0" w:rsidRDefault="00120E96" w:rsidP="00F11CFC">
      <w:pPr>
        <w:spacing w:line="360" w:lineRule="auto"/>
        <w:rPr>
          <w:sz w:val="32"/>
          <w:szCs w:val="32"/>
        </w:rPr>
      </w:pPr>
      <w:r w:rsidRPr="00452FD0">
        <w:rPr>
          <w:b/>
          <w:bCs/>
          <w:sz w:val="32"/>
          <w:szCs w:val="32"/>
        </w:rPr>
        <w:t>2. Game Logic</w:t>
      </w:r>
    </w:p>
    <w:p w14:paraId="4DED021F" w14:textId="77777777" w:rsidR="00120E96" w:rsidRPr="00120E96" w:rsidRDefault="00120E96" w:rsidP="00F11CFC">
      <w:pPr>
        <w:numPr>
          <w:ilvl w:val="0"/>
          <w:numId w:val="17"/>
        </w:numPr>
        <w:spacing w:line="360" w:lineRule="auto"/>
      </w:pPr>
      <w:r w:rsidRPr="00120E96">
        <w:t xml:space="preserve">Presents 30 multiple-choice questions </w:t>
      </w:r>
    </w:p>
    <w:p w14:paraId="1877350F" w14:textId="77777777" w:rsidR="00120E96" w:rsidRPr="00120E96" w:rsidRDefault="00120E96" w:rsidP="00F11CFC">
      <w:pPr>
        <w:numPr>
          <w:ilvl w:val="0"/>
          <w:numId w:val="17"/>
        </w:numPr>
        <w:spacing w:line="360" w:lineRule="auto"/>
      </w:pPr>
      <w:r w:rsidRPr="00120E96">
        <w:t xml:space="preserve">Checks answers using if-else conditions </w:t>
      </w:r>
    </w:p>
    <w:p w14:paraId="303B3E91" w14:textId="77777777" w:rsidR="00120E96" w:rsidRPr="00120E96" w:rsidRDefault="00120E96" w:rsidP="00F11CFC">
      <w:pPr>
        <w:numPr>
          <w:ilvl w:val="0"/>
          <w:numId w:val="17"/>
        </w:numPr>
        <w:spacing w:line="360" w:lineRule="auto"/>
      </w:pPr>
      <w:r w:rsidRPr="00120E96">
        <w:t xml:space="preserve">Updates score based on correct answers </w:t>
      </w:r>
    </w:p>
    <w:p w14:paraId="6BDC0A67" w14:textId="77777777" w:rsidR="00120E96" w:rsidRPr="00120E96" w:rsidRDefault="00120E96" w:rsidP="00F11CFC">
      <w:pPr>
        <w:numPr>
          <w:ilvl w:val="0"/>
          <w:numId w:val="17"/>
        </w:numPr>
        <w:spacing w:line="360" w:lineRule="auto"/>
      </w:pPr>
      <w:r w:rsidRPr="00120E96">
        <w:t xml:space="preserve">Displays feedback for each question </w:t>
      </w:r>
    </w:p>
    <w:p w14:paraId="7388076D" w14:textId="77777777" w:rsidR="00120E96" w:rsidRPr="00295A64" w:rsidRDefault="00120E96" w:rsidP="00F11CFC">
      <w:pPr>
        <w:spacing w:line="360" w:lineRule="auto"/>
        <w:rPr>
          <w:sz w:val="32"/>
          <w:szCs w:val="32"/>
        </w:rPr>
      </w:pPr>
      <w:r w:rsidRPr="00295A64">
        <w:rPr>
          <w:b/>
          <w:bCs/>
          <w:sz w:val="32"/>
          <w:szCs w:val="32"/>
        </w:rPr>
        <w:t>3. Data Handling</w:t>
      </w:r>
    </w:p>
    <w:p w14:paraId="4491E419" w14:textId="77777777" w:rsidR="00120E96" w:rsidRPr="00120E96" w:rsidRDefault="00120E96" w:rsidP="00F11CFC">
      <w:pPr>
        <w:numPr>
          <w:ilvl w:val="0"/>
          <w:numId w:val="18"/>
        </w:numPr>
        <w:spacing w:line="360" w:lineRule="auto"/>
      </w:pPr>
      <w:r w:rsidRPr="00120E96">
        <w:t xml:space="preserve">Questions are stored directly in the program (hard-coded) </w:t>
      </w:r>
    </w:p>
    <w:p w14:paraId="2BE86488" w14:textId="77777777" w:rsidR="00120E96" w:rsidRPr="00120E96" w:rsidRDefault="00120E96" w:rsidP="00F11CFC">
      <w:pPr>
        <w:numPr>
          <w:ilvl w:val="0"/>
          <w:numId w:val="18"/>
        </w:numPr>
        <w:spacing w:line="360" w:lineRule="auto"/>
      </w:pPr>
      <w:r w:rsidRPr="00120E96">
        <w:t xml:space="preserve">No external file or database is used </w:t>
      </w:r>
    </w:p>
    <w:p w14:paraId="0D6579E5" w14:textId="77777777" w:rsidR="00120E96" w:rsidRPr="00120E96" w:rsidRDefault="00120E96" w:rsidP="00F11CFC">
      <w:pPr>
        <w:spacing w:line="360" w:lineRule="auto"/>
      </w:pPr>
      <w:r w:rsidRPr="00120E96">
        <w:t xml:space="preserve">The architecture is lightweight and suitable for a </w:t>
      </w:r>
      <w:r w:rsidRPr="00120E96">
        <w:rPr>
          <w:b/>
          <w:bCs/>
        </w:rPr>
        <w:t>single-user offline application</w:t>
      </w:r>
      <w:r w:rsidRPr="00120E96">
        <w:t>.</w:t>
      </w:r>
    </w:p>
    <w:p w14:paraId="0901FA6C" w14:textId="77777777" w:rsidR="00120E96" w:rsidRPr="00120E96" w:rsidRDefault="00B67E29" w:rsidP="00F11CFC">
      <w:pPr>
        <w:spacing w:line="360" w:lineRule="auto"/>
      </w:pPr>
      <w:r>
        <w:pict w14:anchorId="174FB6A1">
          <v:rect id="_x0000_i1031" style="width:0;height:1.5pt" o:hralign="center" o:hrstd="t" o:hr="t" fillcolor="#a0a0a0" stroked="f"/>
        </w:pict>
      </w:r>
    </w:p>
    <w:p w14:paraId="2BF0A580" w14:textId="77777777" w:rsidR="00120E96" w:rsidRPr="007C66E4" w:rsidRDefault="00120E96" w:rsidP="00F11CFC">
      <w:pPr>
        <w:spacing w:line="360" w:lineRule="auto"/>
        <w:rPr>
          <w:b/>
          <w:bCs/>
          <w:sz w:val="36"/>
          <w:szCs w:val="36"/>
        </w:rPr>
      </w:pPr>
      <w:r w:rsidRPr="007C66E4">
        <w:rPr>
          <w:b/>
          <w:bCs/>
          <w:sz w:val="36"/>
          <w:szCs w:val="36"/>
        </w:rPr>
        <w:t>Data Flow Diagram (DFD)</w:t>
      </w:r>
    </w:p>
    <w:p w14:paraId="4A09F60B" w14:textId="77777777" w:rsidR="00120E96" w:rsidRPr="00120E96" w:rsidRDefault="00120E96" w:rsidP="00F11CFC">
      <w:pPr>
        <w:spacing w:line="360" w:lineRule="auto"/>
        <w:jc w:val="left"/>
      </w:pPr>
      <w:r w:rsidRPr="007C66E4">
        <w:rPr>
          <w:b/>
          <w:bCs/>
          <w:sz w:val="32"/>
          <w:szCs w:val="32"/>
        </w:rPr>
        <w:lastRenderedPageBreak/>
        <w:t>Level 0 (Context Diagram):</w:t>
      </w:r>
      <w:r w:rsidRPr="007C66E4">
        <w:rPr>
          <w:sz w:val="32"/>
          <w:szCs w:val="32"/>
        </w:rPr>
        <w:br/>
      </w:r>
      <w:r w:rsidRPr="00120E96">
        <w:t>The user interacts with the Reasoning Game system by providing answers. The system processes the input and displays results (score and feedback).</w:t>
      </w:r>
    </w:p>
    <w:p w14:paraId="7A8CC232" w14:textId="77777777" w:rsidR="00C3349E" w:rsidRDefault="00C3349E" w:rsidP="00F11CFC">
      <w:pPr>
        <w:spacing w:line="360" w:lineRule="auto"/>
        <w:rPr>
          <w:b/>
          <w:bCs/>
          <w:sz w:val="32"/>
          <w:szCs w:val="32"/>
        </w:rPr>
      </w:pPr>
    </w:p>
    <w:p w14:paraId="7B30D5F7" w14:textId="60D8DC6A" w:rsidR="00120E96" w:rsidRPr="00C3349E" w:rsidRDefault="00120E96" w:rsidP="00F11CFC">
      <w:pPr>
        <w:spacing w:line="360" w:lineRule="auto"/>
        <w:rPr>
          <w:sz w:val="32"/>
          <w:szCs w:val="32"/>
        </w:rPr>
      </w:pPr>
      <w:r w:rsidRPr="00C3349E">
        <w:rPr>
          <w:b/>
          <w:bCs/>
          <w:sz w:val="32"/>
          <w:szCs w:val="32"/>
        </w:rPr>
        <w:t>Level 1:</w:t>
      </w:r>
    </w:p>
    <w:p w14:paraId="1B8D59FF" w14:textId="77777777" w:rsidR="00120E96" w:rsidRPr="00120E96" w:rsidRDefault="00120E96" w:rsidP="00F11CFC">
      <w:pPr>
        <w:numPr>
          <w:ilvl w:val="0"/>
          <w:numId w:val="19"/>
        </w:numPr>
        <w:spacing w:line="360" w:lineRule="auto"/>
      </w:pPr>
      <w:r w:rsidRPr="00120E96">
        <w:t xml:space="preserve">Question Display Module shows questions </w:t>
      </w:r>
    </w:p>
    <w:p w14:paraId="18C24975" w14:textId="77777777" w:rsidR="00120E96" w:rsidRPr="00120E96" w:rsidRDefault="00120E96" w:rsidP="00F11CFC">
      <w:pPr>
        <w:numPr>
          <w:ilvl w:val="0"/>
          <w:numId w:val="19"/>
        </w:numPr>
        <w:spacing w:line="360" w:lineRule="auto"/>
      </w:pPr>
      <w:r w:rsidRPr="00120E96">
        <w:t xml:space="preserve">Input Module takes user answers </w:t>
      </w:r>
    </w:p>
    <w:p w14:paraId="7AE44EBD" w14:textId="138663ED" w:rsidR="00120E96" w:rsidRPr="00587CF1" w:rsidRDefault="00120E96" w:rsidP="00F11CFC">
      <w:pPr>
        <w:numPr>
          <w:ilvl w:val="0"/>
          <w:numId w:val="19"/>
        </w:numPr>
        <w:spacing w:line="360" w:lineRule="auto"/>
      </w:pPr>
      <w:r w:rsidRPr="00120E96">
        <w:t xml:space="preserve">Processing Module checks answers </w:t>
      </w:r>
    </w:p>
    <w:p w14:paraId="23ADA3B2" w14:textId="77777777" w:rsidR="00120E96" w:rsidRPr="00120E96" w:rsidRDefault="00B67E29" w:rsidP="00F11CFC">
      <w:pPr>
        <w:spacing w:line="360" w:lineRule="auto"/>
      </w:pPr>
      <w:r>
        <w:pict w14:anchorId="63229C82">
          <v:rect id="_x0000_i1032" style="width:0;height:1.5pt" o:hralign="center" o:hrstd="t" o:hr="t" fillcolor="#a0a0a0" stroked="f"/>
        </w:pict>
      </w:r>
    </w:p>
    <w:p w14:paraId="576DA107" w14:textId="77777777" w:rsidR="00120E96" w:rsidRPr="00F90838" w:rsidRDefault="00120E96" w:rsidP="00F11CFC">
      <w:pPr>
        <w:spacing w:line="360" w:lineRule="auto"/>
        <w:rPr>
          <w:b/>
          <w:bCs/>
          <w:sz w:val="36"/>
          <w:szCs w:val="36"/>
        </w:rPr>
      </w:pPr>
      <w:r w:rsidRPr="00F90838">
        <w:rPr>
          <w:b/>
          <w:bCs/>
          <w:sz w:val="36"/>
          <w:szCs w:val="36"/>
        </w:rPr>
        <w:t>Modularization Details</w:t>
      </w:r>
    </w:p>
    <w:p w14:paraId="23C780AE" w14:textId="77777777" w:rsidR="00120E96" w:rsidRPr="00120E96" w:rsidRDefault="00120E96" w:rsidP="00F11CFC">
      <w:pPr>
        <w:spacing w:line="360" w:lineRule="auto"/>
      </w:pPr>
      <w:r w:rsidRPr="00120E96">
        <w:t xml:space="preserve">The Reasoning Game is divided into simple functional parts using </w:t>
      </w:r>
      <w:r w:rsidRPr="00120E96">
        <w:rPr>
          <w:b/>
          <w:bCs/>
        </w:rPr>
        <w:t>functions in C++</w:t>
      </w:r>
      <w:r w:rsidRPr="00120E96">
        <w:t>:</w:t>
      </w:r>
    </w:p>
    <w:p w14:paraId="37A065B5" w14:textId="77777777" w:rsidR="00120E96" w:rsidRPr="00120E96" w:rsidRDefault="00B67E29" w:rsidP="00F11CFC">
      <w:pPr>
        <w:spacing w:line="360" w:lineRule="auto"/>
      </w:pPr>
      <w:r>
        <w:pict w14:anchorId="41DB14C6">
          <v:rect id="_x0000_i1033" style="width:0;height:1.5pt" o:hralign="center" o:hrstd="t" o:hr="t" fillcolor="#a0a0a0" stroked="f"/>
        </w:pict>
      </w:r>
    </w:p>
    <w:p w14:paraId="1F6AAA12" w14:textId="77777777" w:rsidR="00120E96" w:rsidRPr="00D24551" w:rsidRDefault="00120E96" w:rsidP="00F11CFC">
      <w:pPr>
        <w:spacing w:line="360" w:lineRule="auto"/>
        <w:rPr>
          <w:b/>
          <w:bCs/>
          <w:sz w:val="36"/>
          <w:szCs w:val="36"/>
        </w:rPr>
      </w:pPr>
      <w:r w:rsidRPr="00D24551">
        <w:rPr>
          <w:b/>
          <w:bCs/>
          <w:sz w:val="36"/>
          <w:szCs w:val="36"/>
        </w:rPr>
        <w:t>1. Input/Output Module</w:t>
      </w:r>
    </w:p>
    <w:p w14:paraId="5A0B3BCB" w14:textId="77777777" w:rsidR="00120E96" w:rsidRPr="00D24551" w:rsidRDefault="00120E96" w:rsidP="00F11CFC">
      <w:pPr>
        <w:spacing w:line="360" w:lineRule="auto"/>
        <w:rPr>
          <w:sz w:val="32"/>
          <w:szCs w:val="32"/>
        </w:rPr>
      </w:pPr>
      <w:r w:rsidRPr="00D24551">
        <w:rPr>
          <w:b/>
          <w:bCs/>
          <w:sz w:val="32"/>
          <w:szCs w:val="32"/>
        </w:rPr>
        <w:t>Functions:</w:t>
      </w:r>
    </w:p>
    <w:p w14:paraId="7C01D0FB" w14:textId="77777777" w:rsidR="00120E96" w:rsidRPr="00120E96" w:rsidRDefault="00120E96" w:rsidP="00F11CFC">
      <w:pPr>
        <w:numPr>
          <w:ilvl w:val="0"/>
          <w:numId w:val="23"/>
        </w:numPr>
        <w:spacing w:line="360" w:lineRule="auto"/>
      </w:pPr>
      <w:r w:rsidRPr="00120E96">
        <w:t xml:space="preserve">Display questions </w:t>
      </w:r>
    </w:p>
    <w:p w14:paraId="6CBB1F26" w14:textId="77777777" w:rsidR="00120E96" w:rsidRPr="00120E96" w:rsidRDefault="00120E96" w:rsidP="00F11CFC">
      <w:pPr>
        <w:numPr>
          <w:ilvl w:val="0"/>
          <w:numId w:val="23"/>
        </w:numPr>
        <w:spacing w:line="360" w:lineRule="auto"/>
      </w:pPr>
      <w:r w:rsidRPr="00120E96">
        <w:t xml:space="preserve">Take user input </w:t>
      </w:r>
    </w:p>
    <w:p w14:paraId="61A6D948" w14:textId="77777777" w:rsidR="00120E96" w:rsidRPr="00120E96" w:rsidRDefault="00120E96" w:rsidP="00F11CFC">
      <w:pPr>
        <w:spacing w:line="360" w:lineRule="auto"/>
      </w:pPr>
      <w:r w:rsidRPr="00D24551">
        <w:rPr>
          <w:b/>
          <w:bCs/>
          <w:sz w:val="32"/>
          <w:szCs w:val="32"/>
        </w:rPr>
        <w:t>Responsibility:</w:t>
      </w:r>
      <w:r w:rsidRPr="00D24551">
        <w:rPr>
          <w:sz w:val="32"/>
          <w:szCs w:val="32"/>
        </w:rPr>
        <w:br/>
      </w:r>
      <w:r w:rsidRPr="00120E96">
        <w:t xml:space="preserve">Handles interaction between user and program using </w:t>
      </w:r>
      <w:proofErr w:type="spellStart"/>
      <w:r w:rsidRPr="00120E96">
        <w:t>cin</w:t>
      </w:r>
      <w:proofErr w:type="spellEnd"/>
      <w:r w:rsidRPr="00120E96">
        <w:t xml:space="preserve"> and </w:t>
      </w:r>
      <w:proofErr w:type="spellStart"/>
      <w:r w:rsidRPr="00120E96">
        <w:t>cout</w:t>
      </w:r>
      <w:proofErr w:type="spellEnd"/>
      <w:r w:rsidRPr="00120E96">
        <w:t>.</w:t>
      </w:r>
    </w:p>
    <w:p w14:paraId="58EA8F53" w14:textId="77777777" w:rsidR="00120E96" w:rsidRPr="00120E96" w:rsidRDefault="00B67E29" w:rsidP="00F11CFC">
      <w:pPr>
        <w:spacing w:line="360" w:lineRule="auto"/>
      </w:pPr>
      <w:r>
        <w:pict w14:anchorId="0CB8B8D7">
          <v:rect id="_x0000_i1034" style="width:0;height:1.5pt" o:hralign="center" o:hrstd="t" o:hr="t" fillcolor="#a0a0a0" stroked="f"/>
        </w:pict>
      </w:r>
    </w:p>
    <w:p w14:paraId="398939C5" w14:textId="77777777" w:rsidR="00120E96" w:rsidRPr="00D24551" w:rsidRDefault="00120E96" w:rsidP="00F11CFC">
      <w:pPr>
        <w:spacing w:line="360" w:lineRule="auto"/>
        <w:rPr>
          <w:b/>
          <w:bCs/>
          <w:sz w:val="36"/>
          <w:szCs w:val="36"/>
        </w:rPr>
      </w:pPr>
      <w:r w:rsidRPr="00D24551">
        <w:rPr>
          <w:b/>
          <w:bCs/>
          <w:sz w:val="36"/>
          <w:szCs w:val="36"/>
        </w:rPr>
        <w:t>2. Game Logic Module</w:t>
      </w:r>
    </w:p>
    <w:p w14:paraId="607A1381" w14:textId="77777777" w:rsidR="00120E96" w:rsidRPr="00D24551" w:rsidRDefault="00120E96" w:rsidP="00F11CFC">
      <w:pPr>
        <w:spacing w:line="360" w:lineRule="auto"/>
        <w:rPr>
          <w:sz w:val="32"/>
          <w:szCs w:val="32"/>
        </w:rPr>
      </w:pPr>
      <w:r w:rsidRPr="00D24551">
        <w:rPr>
          <w:b/>
          <w:bCs/>
          <w:sz w:val="32"/>
          <w:szCs w:val="32"/>
        </w:rPr>
        <w:lastRenderedPageBreak/>
        <w:t>Functions:</w:t>
      </w:r>
    </w:p>
    <w:p w14:paraId="464B2D01" w14:textId="77777777" w:rsidR="00120E96" w:rsidRPr="00120E96" w:rsidRDefault="00120E96" w:rsidP="00F11CFC">
      <w:pPr>
        <w:numPr>
          <w:ilvl w:val="0"/>
          <w:numId w:val="24"/>
        </w:numPr>
        <w:spacing w:line="360" w:lineRule="auto"/>
      </w:pPr>
      <w:r w:rsidRPr="00120E96">
        <w:t xml:space="preserve">Display questions </w:t>
      </w:r>
    </w:p>
    <w:p w14:paraId="4D0A63D7" w14:textId="77777777" w:rsidR="00120E96" w:rsidRPr="00120E96" w:rsidRDefault="00120E96" w:rsidP="00F11CFC">
      <w:pPr>
        <w:numPr>
          <w:ilvl w:val="0"/>
          <w:numId w:val="24"/>
        </w:numPr>
        <w:spacing w:line="360" w:lineRule="auto"/>
      </w:pPr>
      <w:r w:rsidRPr="00120E96">
        <w:t xml:space="preserve">Check answers </w:t>
      </w:r>
    </w:p>
    <w:p w14:paraId="22A51F33" w14:textId="77777777" w:rsidR="00120E96" w:rsidRPr="00120E96" w:rsidRDefault="00120E96" w:rsidP="00F11CFC">
      <w:pPr>
        <w:numPr>
          <w:ilvl w:val="0"/>
          <w:numId w:val="24"/>
        </w:numPr>
        <w:spacing w:line="360" w:lineRule="auto"/>
      </w:pPr>
      <w:r w:rsidRPr="00120E96">
        <w:t xml:space="preserve">Update score </w:t>
      </w:r>
    </w:p>
    <w:p w14:paraId="29EC7BFC" w14:textId="4703F543" w:rsidR="00120E96" w:rsidRPr="00434BBB" w:rsidRDefault="00120E96" w:rsidP="00F11CFC">
      <w:pPr>
        <w:spacing w:line="360" w:lineRule="auto"/>
      </w:pPr>
      <w:r w:rsidRPr="00D24551">
        <w:rPr>
          <w:b/>
          <w:bCs/>
          <w:sz w:val="32"/>
          <w:szCs w:val="32"/>
        </w:rPr>
        <w:t>Responsibility:</w:t>
      </w:r>
      <w:r w:rsidRPr="00D24551">
        <w:rPr>
          <w:sz w:val="32"/>
          <w:szCs w:val="32"/>
        </w:rPr>
        <w:br/>
      </w:r>
      <w:r w:rsidRPr="00120E96">
        <w:t>Controls the main quiz process and ensures correct execution of the game.</w:t>
      </w:r>
    </w:p>
    <w:p w14:paraId="705D38AD" w14:textId="77777777" w:rsidR="00120E96" w:rsidRPr="00120E96" w:rsidRDefault="00B67E29" w:rsidP="00F11CFC">
      <w:pPr>
        <w:spacing w:line="360" w:lineRule="auto"/>
      </w:pPr>
      <w:r>
        <w:pict w14:anchorId="48B2EE42">
          <v:rect id="_x0000_i1035" style="width:0;height:1.5pt" o:hralign="center" o:hrstd="t" o:hr="t" fillcolor="#a0a0a0" stroked="f"/>
        </w:pict>
      </w:r>
    </w:p>
    <w:p w14:paraId="70A3DDE0" w14:textId="0B3BBF43" w:rsidR="00A1162C" w:rsidRPr="003066CB" w:rsidRDefault="00A1162C" w:rsidP="003066CB">
      <w:pPr>
        <w:ind w:left="0" w:firstLine="0"/>
        <w:rPr>
          <w:b/>
          <w:bCs/>
        </w:rPr>
      </w:pPr>
      <w:bookmarkStart w:id="6" w:name="_Toc228704944"/>
    </w:p>
    <w:p w14:paraId="32E44157" w14:textId="77777777" w:rsidR="00B737E0" w:rsidRDefault="00B737E0" w:rsidP="009E59D4">
      <w:pPr>
        <w:rPr>
          <w:b/>
          <w:bCs/>
        </w:rPr>
      </w:pPr>
    </w:p>
    <w:p w14:paraId="1241E708" w14:textId="77777777" w:rsidR="00F11CFC" w:rsidRDefault="00F11CFC" w:rsidP="00B737E0">
      <w:pPr>
        <w:jc w:val="left"/>
        <w:rPr>
          <w:b/>
          <w:bCs/>
          <w:sz w:val="40"/>
          <w:szCs w:val="40"/>
        </w:rPr>
      </w:pPr>
    </w:p>
    <w:p w14:paraId="565325BD" w14:textId="77777777" w:rsidR="00F11CFC" w:rsidRDefault="00F11CFC" w:rsidP="00B737E0">
      <w:pPr>
        <w:jc w:val="left"/>
        <w:rPr>
          <w:b/>
          <w:bCs/>
          <w:sz w:val="40"/>
          <w:szCs w:val="40"/>
        </w:rPr>
      </w:pPr>
    </w:p>
    <w:p w14:paraId="59A08FE5" w14:textId="77777777" w:rsidR="00F11CFC" w:rsidRDefault="00F11CFC" w:rsidP="00B737E0">
      <w:pPr>
        <w:jc w:val="left"/>
        <w:rPr>
          <w:b/>
          <w:bCs/>
          <w:sz w:val="40"/>
          <w:szCs w:val="40"/>
        </w:rPr>
      </w:pPr>
    </w:p>
    <w:p w14:paraId="1883048F" w14:textId="77777777" w:rsidR="00F11CFC" w:rsidRDefault="00F11CFC" w:rsidP="00B737E0">
      <w:pPr>
        <w:jc w:val="left"/>
        <w:rPr>
          <w:b/>
          <w:bCs/>
          <w:sz w:val="40"/>
          <w:szCs w:val="40"/>
        </w:rPr>
      </w:pPr>
    </w:p>
    <w:p w14:paraId="7E912D5E" w14:textId="77777777" w:rsidR="00F11CFC" w:rsidRDefault="00F11CFC" w:rsidP="00B737E0">
      <w:pPr>
        <w:jc w:val="left"/>
        <w:rPr>
          <w:b/>
          <w:bCs/>
          <w:sz w:val="40"/>
          <w:szCs w:val="40"/>
        </w:rPr>
      </w:pPr>
    </w:p>
    <w:p w14:paraId="186538B9" w14:textId="77777777" w:rsidR="00F11CFC" w:rsidRDefault="00F11CFC" w:rsidP="00B737E0">
      <w:pPr>
        <w:jc w:val="left"/>
        <w:rPr>
          <w:b/>
          <w:bCs/>
          <w:sz w:val="40"/>
          <w:szCs w:val="40"/>
        </w:rPr>
      </w:pPr>
    </w:p>
    <w:p w14:paraId="2597BDC1" w14:textId="77777777" w:rsidR="00F11CFC" w:rsidRDefault="00F11CFC" w:rsidP="00B737E0">
      <w:pPr>
        <w:jc w:val="left"/>
        <w:rPr>
          <w:b/>
          <w:bCs/>
          <w:sz w:val="40"/>
          <w:szCs w:val="40"/>
        </w:rPr>
      </w:pPr>
    </w:p>
    <w:p w14:paraId="357FCF68" w14:textId="77777777" w:rsidR="00F11CFC" w:rsidRDefault="00F11CFC" w:rsidP="00B737E0">
      <w:pPr>
        <w:jc w:val="left"/>
        <w:rPr>
          <w:b/>
          <w:bCs/>
          <w:sz w:val="40"/>
          <w:szCs w:val="40"/>
        </w:rPr>
      </w:pPr>
    </w:p>
    <w:p w14:paraId="79AF8FFC" w14:textId="77777777" w:rsidR="00F11CFC" w:rsidRDefault="00F11CFC" w:rsidP="00B737E0">
      <w:pPr>
        <w:jc w:val="left"/>
        <w:rPr>
          <w:b/>
          <w:bCs/>
          <w:sz w:val="40"/>
          <w:szCs w:val="40"/>
        </w:rPr>
      </w:pPr>
    </w:p>
    <w:p w14:paraId="21D72DCE" w14:textId="77777777" w:rsidR="00F5148D" w:rsidRDefault="00F5148D" w:rsidP="00B737E0">
      <w:pPr>
        <w:jc w:val="left"/>
        <w:rPr>
          <w:b/>
          <w:bCs/>
          <w:sz w:val="40"/>
          <w:szCs w:val="40"/>
        </w:rPr>
      </w:pPr>
    </w:p>
    <w:p w14:paraId="52E2BF72" w14:textId="194FB4C8" w:rsidR="00CB4101" w:rsidRPr="00B737E0" w:rsidRDefault="009E59D4" w:rsidP="00B737E0">
      <w:pPr>
        <w:jc w:val="left"/>
        <w:rPr>
          <w:b/>
          <w:bCs/>
          <w:sz w:val="40"/>
          <w:szCs w:val="40"/>
        </w:rPr>
      </w:pPr>
      <w:r w:rsidRPr="00B737E0">
        <w:rPr>
          <w:b/>
          <w:bCs/>
          <w:sz w:val="40"/>
          <w:szCs w:val="40"/>
        </w:rPr>
        <w:lastRenderedPageBreak/>
        <w:t>11</w:t>
      </w:r>
      <w:r w:rsidR="00937C77" w:rsidRPr="00B737E0">
        <w:rPr>
          <w:b/>
          <w:bCs/>
          <w:sz w:val="40"/>
          <w:szCs w:val="40"/>
        </w:rPr>
        <w:t>. FUTURE SCOPE AND FURTHER ENHANCEMENTS</w:t>
      </w:r>
      <w:bookmarkEnd w:id="6"/>
      <w:r w:rsidR="00937C77" w:rsidRPr="00B737E0">
        <w:rPr>
          <w:b/>
          <w:bCs/>
          <w:sz w:val="40"/>
          <w:szCs w:val="40"/>
        </w:rPr>
        <w:t xml:space="preserve"> </w:t>
      </w:r>
    </w:p>
    <w:p w14:paraId="5FD75E64" w14:textId="77777777" w:rsidR="00CB4101" w:rsidRDefault="00937C77" w:rsidP="00251240">
      <w:r>
        <w:t xml:space="preserve"> </w:t>
      </w:r>
    </w:p>
    <w:p w14:paraId="78A5B412" w14:textId="4021C05F" w:rsidR="007A40F1" w:rsidRPr="007A40F1" w:rsidRDefault="00D45CD8" w:rsidP="00812716">
      <w:pPr>
        <w:spacing w:line="360" w:lineRule="auto"/>
        <w:ind w:left="0" w:firstLine="0"/>
        <w:jc w:val="left"/>
        <w:rPr>
          <w:b/>
          <w:bCs/>
          <w:sz w:val="28"/>
          <w:szCs w:val="16"/>
        </w:rPr>
      </w:pPr>
      <w:bookmarkStart w:id="7" w:name="_Toc228704945"/>
      <w:r>
        <w:rPr>
          <w:sz w:val="28"/>
          <w:szCs w:val="16"/>
        </w:rPr>
        <w:t xml:space="preserve"> </w:t>
      </w:r>
      <w:proofErr w:type="spellStart"/>
      <w:r w:rsidR="00DC1D5D">
        <w:rPr>
          <w:sz w:val="28"/>
          <w:szCs w:val="16"/>
        </w:rPr>
        <w:t>i</w:t>
      </w:r>
      <w:r w:rsidR="007A40F1" w:rsidRPr="000B1593">
        <w:rPr>
          <w:sz w:val="28"/>
          <w:szCs w:val="16"/>
        </w:rPr>
        <w:t>Future</w:t>
      </w:r>
      <w:proofErr w:type="spellEnd"/>
      <w:r w:rsidR="007A40F1" w:rsidRPr="000B1593">
        <w:rPr>
          <w:sz w:val="28"/>
          <w:szCs w:val="16"/>
        </w:rPr>
        <w:t xml:space="preserve"> prospects for the reasoning game can significantly enhance its functionality, usability, scalability, and maintainability. The following areas can be considered for further development</w:t>
      </w:r>
      <w:r w:rsidR="007A40F1" w:rsidRPr="007A40F1">
        <w:rPr>
          <w:b/>
          <w:bCs/>
          <w:sz w:val="28"/>
          <w:szCs w:val="16"/>
        </w:rPr>
        <w:t>:</w:t>
      </w:r>
    </w:p>
    <w:p w14:paraId="07FA0DAE" w14:textId="77777777" w:rsidR="007A40F1" w:rsidRPr="007A40F1" w:rsidRDefault="00B67E29" w:rsidP="00812716">
      <w:pPr>
        <w:spacing w:line="360" w:lineRule="auto"/>
        <w:ind w:left="0" w:firstLine="0"/>
        <w:rPr>
          <w:b/>
          <w:bCs/>
          <w:sz w:val="28"/>
          <w:szCs w:val="16"/>
        </w:rPr>
      </w:pPr>
      <w:r>
        <w:rPr>
          <w:b/>
          <w:bCs/>
          <w:sz w:val="28"/>
          <w:szCs w:val="16"/>
        </w:rPr>
        <w:pict w14:anchorId="465D2AAF">
          <v:rect id="_x0000_i1036" style="width:0;height:1.5pt" o:hralign="center" o:hrstd="t" o:hr="t" fillcolor="#a0a0a0" stroked="f"/>
        </w:pict>
      </w:r>
    </w:p>
    <w:p w14:paraId="1EEB787F" w14:textId="77777777" w:rsidR="007A40F1" w:rsidRPr="000B1593" w:rsidRDefault="007A40F1" w:rsidP="00812716">
      <w:pPr>
        <w:spacing w:line="360" w:lineRule="auto"/>
        <w:ind w:left="0" w:firstLine="0"/>
        <w:jc w:val="left"/>
        <w:rPr>
          <w:b/>
          <w:bCs/>
          <w:sz w:val="36"/>
          <w:szCs w:val="36"/>
        </w:rPr>
      </w:pPr>
      <w:r w:rsidRPr="000B1593">
        <w:rPr>
          <w:b/>
          <w:bCs/>
          <w:sz w:val="36"/>
          <w:szCs w:val="36"/>
        </w:rPr>
        <w:t>1. User Experience Enhancements</w:t>
      </w:r>
    </w:p>
    <w:p w14:paraId="4A7A6106" w14:textId="77777777" w:rsidR="007A40F1" w:rsidRPr="000B1593" w:rsidRDefault="007A40F1" w:rsidP="00812716">
      <w:pPr>
        <w:spacing w:line="360" w:lineRule="auto"/>
        <w:ind w:left="0" w:firstLine="0"/>
        <w:jc w:val="left"/>
        <w:rPr>
          <w:sz w:val="28"/>
          <w:szCs w:val="16"/>
        </w:rPr>
      </w:pPr>
      <w:r w:rsidRPr="000B1593">
        <w:rPr>
          <w:rFonts w:ascii="Cambria Math" w:hAnsi="Cambria Math" w:cs="Cambria Math"/>
          <w:sz w:val="28"/>
          <w:szCs w:val="16"/>
        </w:rPr>
        <w:t>◆</w:t>
      </w:r>
      <w:r w:rsidRPr="000B1593">
        <w:rPr>
          <w:sz w:val="28"/>
          <w:szCs w:val="16"/>
        </w:rPr>
        <w:t xml:space="preserve"> </w:t>
      </w:r>
      <w:r w:rsidRPr="000B1593">
        <w:rPr>
          <w:b/>
          <w:bCs/>
          <w:sz w:val="32"/>
          <w:szCs w:val="32"/>
        </w:rPr>
        <w:t>Graphical User Interface (GUI):</w:t>
      </w:r>
      <w:r w:rsidRPr="000B1593">
        <w:rPr>
          <w:b/>
          <w:bCs/>
          <w:sz w:val="32"/>
          <w:szCs w:val="32"/>
        </w:rPr>
        <w:br/>
      </w:r>
      <w:r w:rsidRPr="000B1593">
        <w:rPr>
          <w:sz w:val="28"/>
          <w:szCs w:val="16"/>
        </w:rPr>
        <w:t>The current system is console-based. It can be upgraded to a GUI-based application using C++ frameworks or tools, making it more interactive and user-friendly.</w:t>
      </w:r>
    </w:p>
    <w:p w14:paraId="53E9088F" w14:textId="77777777" w:rsidR="007A40F1" w:rsidRPr="000B1593" w:rsidRDefault="007A40F1" w:rsidP="00812716">
      <w:pPr>
        <w:spacing w:line="360" w:lineRule="auto"/>
        <w:ind w:left="0" w:firstLine="0"/>
        <w:jc w:val="left"/>
        <w:rPr>
          <w:sz w:val="28"/>
          <w:szCs w:val="16"/>
        </w:rPr>
      </w:pPr>
      <w:r w:rsidRPr="000B1593">
        <w:rPr>
          <w:rFonts w:ascii="Cambria Math" w:hAnsi="Cambria Math" w:cs="Cambria Math"/>
          <w:sz w:val="28"/>
          <w:szCs w:val="16"/>
        </w:rPr>
        <w:t>◆</w:t>
      </w:r>
      <w:r w:rsidRPr="000B1593">
        <w:rPr>
          <w:sz w:val="28"/>
          <w:szCs w:val="16"/>
        </w:rPr>
        <w:t xml:space="preserve"> </w:t>
      </w:r>
      <w:r w:rsidRPr="000B1593">
        <w:rPr>
          <w:b/>
          <w:bCs/>
          <w:sz w:val="32"/>
          <w:szCs w:val="32"/>
        </w:rPr>
        <w:t>Rich Feedback System:</w:t>
      </w:r>
      <w:r w:rsidRPr="000B1593">
        <w:rPr>
          <w:sz w:val="28"/>
          <w:szCs w:val="16"/>
        </w:rPr>
        <w:br/>
        <w:t>Provide detailed feedback after each quiz, such as:</w:t>
      </w:r>
    </w:p>
    <w:p w14:paraId="2DFA2693" w14:textId="77777777" w:rsidR="007A40F1" w:rsidRPr="000B1593" w:rsidRDefault="007A40F1" w:rsidP="00812716">
      <w:pPr>
        <w:numPr>
          <w:ilvl w:val="0"/>
          <w:numId w:val="39"/>
        </w:numPr>
        <w:spacing w:line="360" w:lineRule="auto"/>
        <w:jc w:val="left"/>
        <w:rPr>
          <w:sz w:val="28"/>
          <w:szCs w:val="16"/>
        </w:rPr>
      </w:pPr>
      <w:r w:rsidRPr="000B1593">
        <w:rPr>
          <w:sz w:val="28"/>
          <w:szCs w:val="16"/>
        </w:rPr>
        <w:t xml:space="preserve">Time taken per question </w:t>
      </w:r>
    </w:p>
    <w:p w14:paraId="70A699F6" w14:textId="77777777" w:rsidR="007A40F1" w:rsidRPr="000B1593" w:rsidRDefault="007A40F1" w:rsidP="00812716">
      <w:pPr>
        <w:numPr>
          <w:ilvl w:val="0"/>
          <w:numId w:val="39"/>
        </w:numPr>
        <w:spacing w:line="360" w:lineRule="auto"/>
        <w:jc w:val="left"/>
        <w:rPr>
          <w:sz w:val="28"/>
          <w:szCs w:val="16"/>
        </w:rPr>
      </w:pPr>
      <w:r w:rsidRPr="000B1593">
        <w:rPr>
          <w:sz w:val="28"/>
          <w:szCs w:val="16"/>
        </w:rPr>
        <w:t xml:space="preserve">Correct and incorrect answers </w:t>
      </w:r>
    </w:p>
    <w:p w14:paraId="426D53ED" w14:textId="77777777" w:rsidR="007A40F1" w:rsidRPr="000B1593" w:rsidRDefault="007A40F1" w:rsidP="00812716">
      <w:pPr>
        <w:numPr>
          <w:ilvl w:val="0"/>
          <w:numId w:val="39"/>
        </w:numPr>
        <w:spacing w:line="360" w:lineRule="auto"/>
        <w:jc w:val="left"/>
        <w:rPr>
          <w:sz w:val="28"/>
          <w:szCs w:val="16"/>
        </w:rPr>
      </w:pPr>
      <w:r w:rsidRPr="000B1593">
        <w:rPr>
          <w:sz w:val="28"/>
          <w:szCs w:val="16"/>
        </w:rPr>
        <w:t xml:space="preserve">Performance analysis </w:t>
      </w:r>
    </w:p>
    <w:p w14:paraId="773971C1" w14:textId="77777777" w:rsidR="007A40F1" w:rsidRPr="000B1593" w:rsidRDefault="007A40F1" w:rsidP="00812716">
      <w:pPr>
        <w:spacing w:line="360" w:lineRule="auto"/>
        <w:ind w:left="0" w:firstLine="0"/>
        <w:jc w:val="left"/>
        <w:rPr>
          <w:sz w:val="28"/>
          <w:szCs w:val="16"/>
        </w:rPr>
      </w:pPr>
      <w:r w:rsidRPr="000B1593">
        <w:rPr>
          <w:rFonts w:ascii="Cambria Math" w:hAnsi="Cambria Math" w:cs="Cambria Math"/>
          <w:sz w:val="28"/>
          <w:szCs w:val="16"/>
        </w:rPr>
        <w:t>◆</w:t>
      </w:r>
      <w:r w:rsidRPr="000B1593">
        <w:rPr>
          <w:sz w:val="28"/>
          <w:szCs w:val="16"/>
        </w:rPr>
        <w:t xml:space="preserve"> </w:t>
      </w:r>
      <w:r w:rsidRPr="000B1593">
        <w:rPr>
          <w:b/>
          <w:bCs/>
          <w:sz w:val="32"/>
          <w:szCs w:val="32"/>
        </w:rPr>
        <w:t>Multilingual Support:</w:t>
      </w:r>
      <w:r w:rsidRPr="000B1593">
        <w:rPr>
          <w:b/>
          <w:bCs/>
          <w:sz w:val="32"/>
          <w:szCs w:val="32"/>
        </w:rPr>
        <w:br/>
      </w:r>
      <w:r w:rsidRPr="000B1593">
        <w:rPr>
          <w:sz w:val="28"/>
          <w:szCs w:val="16"/>
        </w:rPr>
        <w:t>Add support for multiple languages so that users from different regions can use the application easily.</w:t>
      </w:r>
    </w:p>
    <w:p w14:paraId="71CDDDF7" w14:textId="77777777" w:rsidR="007A40F1" w:rsidRPr="000B1593" w:rsidRDefault="00B67E29" w:rsidP="00812716">
      <w:pPr>
        <w:spacing w:line="360" w:lineRule="auto"/>
        <w:ind w:left="0" w:firstLine="0"/>
        <w:jc w:val="left"/>
        <w:rPr>
          <w:sz w:val="28"/>
          <w:szCs w:val="16"/>
        </w:rPr>
      </w:pPr>
      <w:r>
        <w:rPr>
          <w:sz w:val="28"/>
          <w:szCs w:val="16"/>
        </w:rPr>
        <w:pict w14:anchorId="7F3B63DF">
          <v:rect id="_x0000_i1037" style="width:0;height:1.5pt" o:hrstd="t" o:hr="t" fillcolor="#a0a0a0" stroked="f"/>
        </w:pict>
      </w:r>
    </w:p>
    <w:p w14:paraId="01C93975" w14:textId="77777777" w:rsidR="007A40F1" w:rsidRPr="000B1593" w:rsidRDefault="007A40F1" w:rsidP="00812716">
      <w:pPr>
        <w:spacing w:line="360" w:lineRule="auto"/>
        <w:ind w:left="0" w:firstLine="0"/>
        <w:jc w:val="left"/>
        <w:rPr>
          <w:b/>
          <w:bCs/>
          <w:sz w:val="36"/>
          <w:szCs w:val="36"/>
        </w:rPr>
      </w:pPr>
      <w:r w:rsidRPr="000B1593">
        <w:rPr>
          <w:b/>
          <w:bCs/>
          <w:sz w:val="36"/>
          <w:szCs w:val="36"/>
        </w:rPr>
        <w:lastRenderedPageBreak/>
        <w:t>2. Game Features Expansion</w:t>
      </w:r>
    </w:p>
    <w:p w14:paraId="1FADE033" w14:textId="77777777" w:rsidR="007A40F1" w:rsidRPr="000B1593" w:rsidRDefault="007A40F1" w:rsidP="00812716">
      <w:pPr>
        <w:spacing w:line="360" w:lineRule="auto"/>
        <w:ind w:left="0" w:firstLine="0"/>
        <w:jc w:val="left"/>
        <w:rPr>
          <w:sz w:val="28"/>
          <w:szCs w:val="16"/>
        </w:rPr>
      </w:pPr>
      <w:r w:rsidRPr="000B1593">
        <w:rPr>
          <w:rFonts w:ascii="Cambria Math" w:hAnsi="Cambria Math" w:cs="Cambria Math"/>
          <w:sz w:val="28"/>
          <w:szCs w:val="16"/>
        </w:rPr>
        <w:t>◆</w:t>
      </w:r>
      <w:r w:rsidRPr="000B1593">
        <w:rPr>
          <w:sz w:val="28"/>
          <w:szCs w:val="16"/>
        </w:rPr>
        <w:t xml:space="preserve"> </w:t>
      </w:r>
      <w:r w:rsidRPr="000B1593">
        <w:rPr>
          <w:b/>
          <w:bCs/>
          <w:sz w:val="32"/>
          <w:szCs w:val="32"/>
        </w:rPr>
        <w:t>Dynamic Question Bank:</w:t>
      </w:r>
      <w:r w:rsidRPr="000B1593">
        <w:rPr>
          <w:sz w:val="28"/>
          <w:szCs w:val="16"/>
        </w:rPr>
        <w:br/>
        <w:t>Instead of fixed questions, load questions from external files (like .txt) so new questions can be added easily without changing code.</w:t>
      </w:r>
    </w:p>
    <w:p w14:paraId="6C7EBBD3" w14:textId="77777777" w:rsidR="007A40F1" w:rsidRPr="000B1593" w:rsidRDefault="007A40F1" w:rsidP="00812716">
      <w:pPr>
        <w:spacing w:line="360" w:lineRule="auto"/>
        <w:ind w:left="0" w:firstLine="0"/>
        <w:jc w:val="left"/>
        <w:rPr>
          <w:sz w:val="28"/>
          <w:szCs w:val="16"/>
        </w:rPr>
      </w:pPr>
      <w:r w:rsidRPr="000B1593">
        <w:rPr>
          <w:rFonts w:ascii="Cambria Math" w:hAnsi="Cambria Math" w:cs="Cambria Math"/>
          <w:b/>
          <w:bCs/>
          <w:sz w:val="32"/>
          <w:szCs w:val="32"/>
        </w:rPr>
        <w:t>◆</w:t>
      </w:r>
      <w:r w:rsidRPr="000B1593">
        <w:rPr>
          <w:b/>
          <w:bCs/>
          <w:sz w:val="32"/>
          <w:szCs w:val="32"/>
        </w:rPr>
        <w:t xml:space="preserve"> Multiple Game Modes:</w:t>
      </w:r>
      <w:r w:rsidRPr="000B1593">
        <w:rPr>
          <w:b/>
          <w:bCs/>
          <w:sz w:val="32"/>
          <w:szCs w:val="32"/>
        </w:rPr>
        <w:br/>
      </w:r>
      <w:r w:rsidRPr="000B1593">
        <w:rPr>
          <w:sz w:val="28"/>
          <w:szCs w:val="16"/>
        </w:rPr>
        <w:t>Introduce different modes such as:</w:t>
      </w:r>
    </w:p>
    <w:p w14:paraId="54F88071" w14:textId="77777777" w:rsidR="007A40F1" w:rsidRPr="000B1593" w:rsidRDefault="007A40F1" w:rsidP="00812716">
      <w:pPr>
        <w:numPr>
          <w:ilvl w:val="0"/>
          <w:numId w:val="40"/>
        </w:numPr>
        <w:spacing w:line="360" w:lineRule="auto"/>
        <w:jc w:val="left"/>
        <w:rPr>
          <w:sz w:val="28"/>
          <w:szCs w:val="16"/>
        </w:rPr>
      </w:pPr>
      <w:r w:rsidRPr="000B1593">
        <w:rPr>
          <w:sz w:val="28"/>
          <w:szCs w:val="16"/>
        </w:rPr>
        <w:t xml:space="preserve">Timed quiz </w:t>
      </w:r>
    </w:p>
    <w:p w14:paraId="5C645361" w14:textId="77777777" w:rsidR="007A40F1" w:rsidRPr="000B1593" w:rsidRDefault="007A40F1" w:rsidP="00812716">
      <w:pPr>
        <w:numPr>
          <w:ilvl w:val="0"/>
          <w:numId w:val="40"/>
        </w:numPr>
        <w:spacing w:line="360" w:lineRule="auto"/>
        <w:jc w:val="left"/>
        <w:rPr>
          <w:sz w:val="28"/>
          <w:szCs w:val="16"/>
        </w:rPr>
      </w:pPr>
      <w:r w:rsidRPr="000B1593">
        <w:rPr>
          <w:sz w:val="28"/>
          <w:szCs w:val="16"/>
        </w:rPr>
        <w:t xml:space="preserve">Easy, medium, hard levels </w:t>
      </w:r>
    </w:p>
    <w:p w14:paraId="0FDF9266" w14:textId="77777777" w:rsidR="007A40F1" w:rsidRPr="000B1593" w:rsidRDefault="007A40F1" w:rsidP="00812716">
      <w:pPr>
        <w:numPr>
          <w:ilvl w:val="0"/>
          <w:numId w:val="40"/>
        </w:numPr>
        <w:spacing w:line="360" w:lineRule="auto"/>
        <w:jc w:val="left"/>
        <w:rPr>
          <w:sz w:val="28"/>
          <w:szCs w:val="16"/>
        </w:rPr>
      </w:pPr>
      <w:r w:rsidRPr="000B1593">
        <w:rPr>
          <w:sz w:val="28"/>
          <w:szCs w:val="16"/>
        </w:rPr>
        <w:t xml:space="preserve">Practice mode </w:t>
      </w:r>
    </w:p>
    <w:p w14:paraId="0F000496" w14:textId="77777777" w:rsidR="007A40F1" w:rsidRPr="000B1593" w:rsidRDefault="007A40F1" w:rsidP="00812716">
      <w:pPr>
        <w:spacing w:line="360" w:lineRule="auto"/>
        <w:ind w:left="0" w:firstLine="0"/>
        <w:jc w:val="left"/>
        <w:rPr>
          <w:sz w:val="28"/>
          <w:szCs w:val="16"/>
        </w:rPr>
      </w:pPr>
      <w:r w:rsidRPr="000B1593">
        <w:rPr>
          <w:rFonts w:ascii="Cambria Math" w:hAnsi="Cambria Math" w:cs="Cambria Math"/>
          <w:sz w:val="28"/>
          <w:szCs w:val="16"/>
        </w:rPr>
        <w:t>◆</w:t>
      </w:r>
      <w:r w:rsidRPr="000B1593">
        <w:rPr>
          <w:sz w:val="28"/>
          <w:szCs w:val="16"/>
        </w:rPr>
        <w:t xml:space="preserve"> </w:t>
      </w:r>
      <w:r w:rsidRPr="000B1593">
        <w:rPr>
          <w:b/>
          <w:bCs/>
          <w:sz w:val="32"/>
          <w:szCs w:val="32"/>
        </w:rPr>
        <w:t>Achievements and Leaderboards:</w:t>
      </w:r>
      <w:r w:rsidRPr="000B1593">
        <w:rPr>
          <w:b/>
          <w:bCs/>
          <w:sz w:val="32"/>
          <w:szCs w:val="32"/>
        </w:rPr>
        <w:br/>
      </w:r>
      <w:r w:rsidRPr="000B1593">
        <w:rPr>
          <w:sz w:val="28"/>
          <w:szCs w:val="16"/>
        </w:rPr>
        <w:t>Track user performance and display rankings to encourage competition and engagement.</w:t>
      </w:r>
    </w:p>
    <w:p w14:paraId="0EBCA472" w14:textId="77777777" w:rsidR="007A40F1" w:rsidRPr="000B1593" w:rsidRDefault="00B67E29" w:rsidP="00812716">
      <w:pPr>
        <w:spacing w:line="360" w:lineRule="auto"/>
        <w:ind w:left="0" w:firstLine="0"/>
        <w:jc w:val="left"/>
        <w:rPr>
          <w:sz w:val="28"/>
          <w:szCs w:val="16"/>
        </w:rPr>
      </w:pPr>
      <w:r>
        <w:rPr>
          <w:sz w:val="28"/>
          <w:szCs w:val="16"/>
        </w:rPr>
        <w:pict w14:anchorId="24735C39">
          <v:rect id="_x0000_i1038" style="width:0;height:1.5pt" o:hrstd="t" o:hr="t" fillcolor="#a0a0a0" stroked="f"/>
        </w:pict>
      </w:r>
    </w:p>
    <w:p w14:paraId="75FD547F" w14:textId="77777777" w:rsidR="007A40F1" w:rsidRPr="000B1593" w:rsidRDefault="007A40F1" w:rsidP="00812716">
      <w:pPr>
        <w:spacing w:line="360" w:lineRule="auto"/>
        <w:ind w:left="0" w:firstLine="0"/>
        <w:jc w:val="left"/>
        <w:rPr>
          <w:b/>
          <w:bCs/>
          <w:sz w:val="36"/>
          <w:szCs w:val="36"/>
        </w:rPr>
      </w:pPr>
      <w:r w:rsidRPr="000B1593">
        <w:rPr>
          <w:b/>
          <w:bCs/>
          <w:sz w:val="32"/>
          <w:szCs w:val="32"/>
        </w:rPr>
        <w:t>3</w:t>
      </w:r>
      <w:r w:rsidRPr="000B1593">
        <w:rPr>
          <w:b/>
          <w:bCs/>
          <w:sz w:val="36"/>
          <w:szCs w:val="36"/>
        </w:rPr>
        <w:t>. Data and Persistence Improvements</w:t>
      </w:r>
    </w:p>
    <w:p w14:paraId="129F76FD" w14:textId="77777777" w:rsidR="007A40F1" w:rsidRPr="000B1593" w:rsidRDefault="007A40F1" w:rsidP="00812716">
      <w:pPr>
        <w:spacing w:line="360" w:lineRule="auto"/>
        <w:ind w:left="0" w:firstLine="0"/>
        <w:jc w:val="left"/>
        <w:rPr>
          <w:sz w:val="28"/>
          <w:szCs w:val="16"/>
        </w:rPr>
      </w:pPr>
      <w:r w:rsidRPr="000B1593">
        <w:rPr>
          <w:rFonts w:ascii="Cambria Math" w:hAnsi="Cambria Math" w:cs="Cambria Math"/>
          <w:sz w:val="28"/>
          <w:szCs w:val="16"/>
        </w:rPr>
        <w:t>◆</w:t>
      </w:r>
      <w:r w:rsidRPr="000B1593">
        <w:rPr>
          <w:sz w:val="28"/>
          <w:szCs w:val="16"/>
        </w:rPr>
        <w:t xml:space="preserve"> </w:t>
      </w:r>
      <w:r w:rsidRPr="000B1593">
        <w:rPr>
          <w:b/>
          <w:bCs/>
          <w:sz w:val="32"/>
          <w:szCs w:val="32"/>
        </w:rPr>
        <w:t>Database Integration:</w:t>
      </w:r>
      <w:r w:rsidRPr="000B1593">
        <w:rPr>
          <w:b/>
          <w:bCs/>
          <w:sz w:val="32"/>
          <w:szCs w:val="32"/>
        </w:rPr>
        <w:br/>
      </w:r>
      <w:r w:rsidRPr="000B1593">
        <w:rPr>
          <w:sz w:val="28"/>
          <w:szCs w:val="16"/>
        </w:rPr>
        <w:t>Replace simple text files with databases (like MySQL or SQLite) for better data storage and management.</w:t>
      </w:r>
    </w:p>
    <w:p w14:paraId="0AA47C4A" w14:textId="77777777" w:rsidR="007A40F1" w:rsidRPr="000B1593" w:rsidRDefault="007A40F1" w:rsidP="00812716">
      <w:pPr>
        <w:spacing w:line="360" w:lineRule="auto"/>
        <w:ind w:left="0" w:firstLine="0"/>
        <w:jc w:val="left"/>
        <w:rPr>
          <w:sz w:val="28"/>
          <w:szCs w:val="16"/>
        </w:rPr>
      </w:pPr>
      <w:r w:rsidRPr="000B1593">
        <w:rPr>
          <w:rFonts w:ascii="Cambria Math" w:hAnsi="Cambria Math" w:cs="Cambria Math"/>
          <w:sz w:val="28"/>
          <w:szCs w:val="16"/>
        </w:rPr>
        <w:t>◆</w:t>
      </w:r>
      <w:r w:rsidRPr="000B1593">
        <w:rPr>
          <w:sz w:val="28"/>
          <w:szCs w:val="16"/>
        </w:rPr>
        <w:t xml:space="preserve"> </w:t>
      </w:r>
      <w:r w:rsidRPr="000B1593">
        <w:rPr>
          <w:b/>
          <w:bCs/>
          <w:sz w:val="32"/>
          <w:szCs w:val="32"/>
        </w:rPr>
        <w:t>User Profile Management:</w:t>
      </w:r>
      <w:r w:rsidRPr="000B1593">
        <w:rPr>
          <w:sz w:val="28"/>
          <w:szCs w:val="16"/>
        </w:rPr>
        <w:br/>
        <w:t>Allow users to:</w:t>
      </w:r>
    </w:p>
    <w:p w14:paraId="6340D515" w14:textId="77777777" w:rsidR="007A40F1" w:rsidRPr="000B1593" w:rsidRDefault="007A40F1" w:rsidP="00812716">
      <w:pPr>
        <w:numPr>
          <w:ilvl w:val="0"/>
          <w:numId w:val="41"/>
        </w:numPr>
        <w:spacing w:line="360" w:lineRule="auto"/>
        <w:jc w:val="left"/>
        <w:rPr>
          <w:sz w:val="28"/>
          <w:szCs w:val="16"/>
        </w:rPr>
      </w:pPr>
      <w:r w:rsidRPr="000B1593">
        <w:rPr>
          <w:sz w:val="28"/>
          <w:szCs w:val="16"/>
        </w:rPr>
        <w:t xml:space="preserve">Update password </w:t>
      </w:r>
    </w:p>
    <w:p w14:paraId="493B7B4B" w14:textId="77777777" w:rsidR="007A40F1" w:rsidRPr="000B1593" w:rsidRDefault="007A40F1" w:rsidP="00812716">
      <w:pPr>
        <w:numPr>
          <w:ilvl w:val="0"/>
          <w:numId w:val="41"/>
        </w:numPr>
        <w:spacing w:line="360" w:lineRule="auto"/>
        <w:jc w:val="left"/>
        <w:rPr>
          <w:sz w:val="28"/>
          <w:szCs w:val="16"/>
        </w:rPr>
      </w:pPr>
      <w:r w:rsidRPr="000B1593">
        <w:rPr>
          <w:sz w:val="28"/>
          <w:szCs w:val="16"/>
        </w:rPr>
        <w:lastRenderedPageBreak/>
        <w:t xml:space="preserve">View past scores </w:t>
      </w:r>
    </w:p>
    <w:p w14:paraId="09F5BEF8" w14:textId="77777777" w:rsidR="007A40F1" w:rsidRPr="000B1593" w:rsidRDefault="007A40F1" w:rsidP="00812716">
      <w:pPr>
        <w:numPr>
          <w:ilvl w:val="0"/>
          <w:numId w:val="41"/>
        </w:numPr>
        <w:spacing w:line="360" w:lineRule="auto"/>
        <w:jc w:val="left"/>
        <w:rPr>
          <w:sz w:val="28"/>
          <w:szCs w:val="16"/>
        </w:rPr>
      </w:pPr>
      <w:r w:rsidRPr="000B1593">
        <w:rPr>
          <w:sz w:val="28"/>
          <w:szCs w:val="16"/>
        </w:rPr>
        <w:t xml:space="preserve">Track progress over time </w:t>
      </w:r>
    </w:p>
    <w:p w14:paraId="33ABF7F3" w14:textId="77777777" w:rsidR="007A40F1" w:rsidRPr="000B1593" w:rsidRDefault="007A40F1" w:rsidP="00812716">
      <w:pPr>
        <w:spacing w:line="360" w:lineRule="auto"/>
        <w:ind w:left="0" w:firstLine="0"/>
        <w:jc w:val="left"/>
        <w:rPr>
          <w:sz w:val="28"/>
          <w:szCs w:val="16"/>
        </w:rPr>
      </w:pPr>
      <w:r w:rsidRPr="000B1593">
        <w:rPr>
          <w:rFonts w:ascii="Cambria Math" w:hAnsi="Cambria Math" w:cs="Cambria Math"/>
          <w:sz w:val="28"/>
          <w:szCs w:val="16"/>
        </w:rPr>
        <w:t>◆</w:t>
      </w:r>
      <w:r w:rsidRPr="000B1593">
        <w:rPr>
          <w:sz w:val="28"/>
          <w:szCs w:val="16"/>
        </w:rPr>
        <w:t xml:space="preserve"> </w:t>
      </w:r>
      <w:r w:rsidRPr="000B1593">
        <w:rPr>
          <w:b/>
          <w:bCs/>
          <w:sz w:val="32"/>
          <w:szCs w:val="32"/>
        </w:rPr>
        <w:t>Secure Data Handling:</w:t>
      </w:r>
      <w:r w:rsidRPr="000B1593">
        <w:rPr>
          <w:b/>
          <w:bCs/>
          <w:sz w:val="32"/>
          <w:szCs w:val="32"/>
        </w:rPr>
        <w:br/>
      </w:r>
      <w:r w:rsidRPr="000B1593">
        <w:rPr>
          <w:sz w:val="28"/>
          <w:szCs w:val="16"/>
        </w:rPr>
        <w:t>Improve security by encrypting user passwords instead of storing them in plain text.</w:t>
      </w:r>
    </w:p>
    <w:p w14:paraId="67540688" w14:textId="77777777" w:rsidR="007A40F1" w:rsidRPr="000B1593" w:rsidRDefault="007A40F1" w:rsidP="00812716">
      <w:pPr>
        <w:spacing w:line="360" w:lineRule="auto"/>
        <w:ind w:left="0" w:firstLine="0"/>
        <w:jc w:val="left"/>
        <w:rPr>
          <w:sz w:val="28"/>
          <w:szCs w:val="16"/>
        </w:rPr>
      </w:pPr>
      <w:r w:rsidRPr="000B1593">
        <w:rPr>
          <w:rFonts w:ascii="Cambria Math" w:hAnsi="Cambria Math" w:cs="Cambria Math"/>
          <w:sz w:val="28"/>
          <w:szCs w:val="16"/>
        </w:rPr>
        <w:t>◆</w:t>
      </w:r>
      <w:r w:rsidRPr="000B1593">
        <w:rPr>
          <w:sz w:val="28"/>
          <w:szCs w:val="16"/>
        </w:rPr>
        <w:t xml:space="preserve"> </w:t>
      </w:r>
      <w:r w:rsidRPr="005D642A">
        <w:rPr>
          <w:b/>
          <w:bCs/>
          <w:sz w:val="32"/>
          <w:szCs w:val="32"/>
        </w:rPr>
        <w:t>Cloud Storage Integration:</w:t>
      </w:r>
      <w:r w:rsidRPr="005D642A">
        <w:rPr>
          <w:b/>
          <w:bCs/>
          <w:sz w:val="32"/>
          <w:szCs w:val="32"/>
        </w:rPr>
        <w:br/>
      </w:r>
      <w:r w:rsidRPr="000B1593">
        <w:rPr>
          <w:sz w:val="28"/>
          <w:szCs w:val="16"/>
        </w:rPr>
        <w:t>Store user data online so it can be accessed from different devices.</w:t>
      </w:r>
    </w:p>
    <w:p w14:paraId="0FAA015B" w14:textId="77777777" w:rsidR="00886B6C" w:rsidRPr="000B1593" w:rsidRDefault="00886B6C" w:rsidP="000B1593">
      <w:pPr>
        <w:spacing w:line="276" w:lineRule="auto"/>
        <w:ind w:left="0" w:firstLine="0"/>
        <w:jc w:val="left"/>
        <w:rPr>
          <w:sz w:val="28"/>
          <w:szCs w:val="16"/>
        </w:rPr>
      </w:pPr>
    </w:p>
    <w:p w14:paraId="40B89ABA" w14:textId="77777777" w:rsidR="00812716" w:rsidRDefault="00812716" w:rsidP="00174248">
      <w:pPr>
        <w:spacing w:line="276" w:lineRule="auto"/>
        <w:ind w:left="0" w:firstLine="0"/>
        <w:rPr>
          <w:b/>
          <w:bCs/>
          <w:sz w:val="40"/>
          <w:szCs w:val="40"/>
        </w:rPr>
      </w:pPr>
    </w:p>
    <w:p w14:paraId="03AD7C15" w14:textId="77777777" w:rsidR="00812716" w:rsidRDefault="00812716" w:rsidP="00174248">
      <w:pPr>
        <w:spacing w:line="276" w:lineRule="auto"/>
        <w:ind w:left="0" w:firstLine="0"/>
        <w:rPr>
          <w:b/>
          <w:bCs/>
          <w:sz w:val="40"/>
          <w:szCs w:val="40"/>
        </w:rPr>
      </w:pPr>
    </w:p>
    <w:p w14:paraId="43DCA4B9" w14:textId="77777777" w:rsidR="00812716" w:rsidRDefault="00812716" w:rsidP="00174248">
      <w:pPr>
        <w:spacing w:line="276" w:lineRule="auto"/>
        <w:ind w:left="0" w:firstLine="0"/>
        <w:rPr>
          <w:b/>
          <w:bCs/>
          <w:sz w:val="40"/>
          <w:szCs w:val="40"/>
        </w:rPr>
      </w:pPr>
    </w:p>
    <w:p w14:paraId="0A9AEA41" w14:textId="77777777" w:rsidR="00812716" w:rsidRDefault="00812716" w:rsidP="00174248">
      <w:pPr>
        <w:spacing w:line="276" w:lineRule="auto"/>
        <w:ind w:left="0" w:firstLine="0"/>
        <w:rPr>
          <w:b/>
          <w:bCs/>
          <w:sz w:val="40"/>
          <w:szCs w:val="40"/>
        </w:rPr>
      </w:pPr>
    </w:p>
    <w:p w14:paraId="11CE0617" w14:textId="77777777" w:rsidR="00812716" w:rsidRDefault="00812716" w:rsidP="00174248">
      <w:pPr>
        <w:spacing w:line="276" w:lineRule="auto"/>
        <w:ind w:left="0" w:firstLine="0"/>
        <w:rPr>
          <w:b/>
          <w:bCs/>
          <w:sz w:val="40"/>
          <w:szCs w:val="40"/>
        </w:rPr>
      </w:pPr>
    </w:p>
    <w:p w14:paraId="659919F6" w14:textId="77777777" w:rsidR="00812716" w:rsidRDefault="00812716" w:rsidP="00174248">
      <w:pPr>
        <w:spacing w:line="276" w:lineRule="auto"/>
        <w:ind w:left="0" w:firstLine="0"/>
        <w:rPr>
          <w:b/>
          <w:bCs/>
          <w:sz w:val="40"/>
          <w:szCs w:val="40"/>
        </w:rPr>
      </w:pPr>
    </w:p>
    <w:p w14:paraId="5478B693" w14:textId="77777777" w:rsidR="00812716" w:rsidRDefault="00812716" w:rsidP="00174248">
      <w:pPr>
        <w:spacing w:line="276" w:lineRule="auto"/>
        <w:ind w:left="0" w:firstLine="0"/>
        <w:rPr>
          <w:b/>
          <w:bCs/>
          <w:sz w:val="40"/>
          <w:szCs w:val="40"/>
        </w:rPr>
      </w:pPr>
    </w:p>
    <w:p w14:paraId="62045FE6" w14:textId="77777777" w:rsidR="00812716" w:rsidRDefault="00812716" w:rsidP="00174248">
      <w:pPr>
        <w:spacing w:line="276" w:lineRule="auto"/>
        <w:ind w:left="0" w:firstLine="0"/>
        <w:rPr>
          <w:b/>
          <w:bCs/>
          <w:sz w:val="40"/>
          <w:szCs w:val="40"/>
        </w:rPr>
      </w:pPr>
    </w:p>
    <w:p w14:paraId="11D878E2" w14:textId="77777777" w:rsidR="00812716" w:rsidRDefault="00812716" w:rsidP="00174248">
      <w:pPr>
        <w:spacing w:line="276" w:lineRule="auto"/>
        <w:ind w:left="0" w:firstLine="0"/>
        <w:rPr>
          <w:b/>
          <w:bCs/>
          <w:sz w:val="40"/>
          <w:szCs w:val="40"/>
        </w:rPr>
      </w:pPr>
    </w:p>
    <w:p w14:paraId="428908C3" w14:textId="77777777" w:rsidR="00812716" w:rsidRDefault="00812716" w:rsidP="00174248">
      <w:pPr>
        <w:spacing w:line="276" w:lineRule="auto"/>
        <w:ind w:left="0" w:firstLine="0"/>
        <w:rPr>
          <w:b/>
          <w:bCs/>
          <w:sz w:val="40"/>
          <w:szCs w:val="40"/>
        </w:rPr>
      </w:pPr>
    </w:p>
    <w:p w14:paraId="189AB6E3" w14:textId="77777777" w:rsidR="00812716" w:rsidRDefault="00812716" w:rsidP="00174248">
      <w:pPr>
        <w:spacing w:line="276" w:lineRule="auto"/>
        <w:ind w:left="0" w:firstLine="0"/>
        <w:rPr>
          <w:b/>
          <w:bCs/>
          <w:sz w:val="40"/>
          <w:szCs w:val="40"/>
        </w:rPr>
      </w:pPr>
    </w:p>
    <w:p w14:paraId="1755849A" w14:textId="1E21FAAE" w:rsidR="00CB4101" w:rsidRPr="005D642A" w:rsidRDefault="00937C77" w:rsidP="00174248">
      <w:pPr>
        <w:spacing w:line="276" w:lineRule="auto"/>
        <w:ind w:left="0" w:firstLine="0"/>
        <w:rPr>
          <w:sz w:val="40"/>
          <w:szCs w:val="40"/>
        </w:rPr>
      </w:pPr>
      <w:r w:rsidRPr="005D642A">
        <w:rPr>
          <w:b/>
          <w:bCs/>
          <w:sz w:val="40"/>
          <w:szCs w:val="40"/>
        </w:rPr>
        <w:lastRenderedPageBreak/>
        <w:t>1</w:t>
      </w:r>
      <w:r w:rsidR="00573AE1" w:rsidRPr="005D642A">
        <w:rPr>
          <w:b/>
          <w:bCs/>
          <w:sz w:val="40"/>
          <w:szCs w:val="40"/>
        </w:rPr>
        <w:t>2</w:t>
      </w:r>
      <w:r w:rsidRPr="005D642A">
        <w:rPr>
          <w:b/>
          <w:bCs/>
          <w:sz w:val="40"/>
          <w:szCs w:val="40"/>
        </w:rPr>
        <w:t>. Coding</w:t>
      </w:r>
      <w:bookmarkEnd w:id="7"/>
      <w:r w:rsidRPr="005D642A">
        <w:rPr>
          <w:b/>
          <w:bCs/>
          <w:sz w:val="40"/>
          <w:szCs w:val="40"/>
        </w:rPr>
        <w:t xml:space="preserve"> </w:t>
      </w:r>
    </w:p>
    <w:p w14:paraId="24E3329A" w14:textId="77777777" w:rsidR="00696A5A" w:rsidRPr="008E4C86" w:rsidRDefault="00696A5A" w:rsidP="002A65D9">
      <w:pPr>
        <w:spacing w:line="240" w:lineRule="auto"/>
        <w:jc w:val="left"/>
        <w:rPr>
          <w:sz w:val="20"/>
          <w:szCs w:val="20"/>
        </w:rPr>
      </w:pPr>
      <w:r w:rsidRPr="008E4C86">
        <w:rPr>
          <w:sz w:val="20"/>
          <w:szCs w:val="20"/>
        </w:rPr>
        <w:t>#include &lt;iostream&gt;</w:t>
      </w:r>
    </w:p>
    <w:p w14:paraId="3B190BCC" w14:textId="77777777" w:rsidR="00696A5A" w:rsidRPr="008E4C86" w:rsidRDefault="00696A5A" w:rsidP="002A65D9">
      <w:pPr>
        <w:spacing w:line="240" w:lineRule="auto"/>
        <w:jc w:val="left"/>
        <w:rPr>
          <w:sz w:val="20"/>
          <w:szCs w:val="20"/>
        </w:rPr>
      </w:pPr>
      <w:r w:rsidRPr="008E4C86">
        <w:rPr>
          <w:sz w:val="20"/>
          <w:szCs w:val="20"/>
        </w:rPr>
        <w:t>#include &lt;</w:t>
      </w:r>
      <w:proofErr w:type="spellStart"/>
      <w:r w:rsidRPr="008E4C86">
        <w:rPr>
          <w:sz w:val="20"/>
          <w:szCs w:val="20"/>
        </w:rPr>
        <w:t>fstream</w:t>
      </w:r>
      <w:proofErr w:type="spellEnd"/>
      <w:r w:rsidRPr="008E4C86">
        <w:rPr>
          <w:sz w:val="20"/>
          <w:szCs w:val="20"/>
        </w:rPr>
        <w:t>&gt;</w:t>
      </w:r>
    </w:p>
    <w:p w14:paraId="4AE66062" w14:textId="77777777" w:rsidR="00696A5A" w:rsidRPr="008E4C86" w:rsidRDefault="00696A5A" w:rsidP="002A65D9">
      <w:pPr>
        <w:spacing w:line="240" w:lineRule="auto"/>
        <w:jc w:val="left"/>
        <w:rPr>
          <w:sz w:val="20"/>
          <w:szCs w:val="20"/>
        </w:rPr>
      </w:pPr>
      <w:r w:rsidRPr="008E4C86">
        <w:rPr>
          <w:sz w:val="20"/>
          <w:szCs w:val="20"/>
        </w:rPr>
        <w:t>#include &lt;string&gt;</w:t>
      </w:r>
    </w:p>
    <w:p w14:paraId="030C7030" w14:textId="77777777" w:rsidR="00696A5A" w:rsidRPr="008E4C86" w:rsidRDefault="00696A5A" w:rsidP="002A65D9">
      <w:pPr>
        <w:spacing w:line="240" w:lineRule="auto"/>
        <w:jc w:val="left"/>
        <w:rPr>
          <w:sz w:val="20"/>
          <w:szCs w:val="20"/>
        </w:rPr>
      </w:pPr>
      <w:r w:rsidRPr="008E4C86">
        <w:rPr>
          <w:sz w:val="20"/>
          <w:szCs w:val="20"/>
        </w:rPr>
        <w:t>using namespace std;</w:t>
      </w:r>
    </w:p>
    <w:p w14:paraId="0F389A16" w14:textId="77777777" w:rsidR="00696A5A" w:rsidRPr="008E4C86" w:rsidRDefault="00696A5A" w:rsidP="002A65D9">
      <w:pPr>
        <w:spacing w:line="240" w:lineRule="auto"/>
        <w:jc w:val="left"/>
        <w:rPr>
          <w:sz w:val="20"/>
          <w:szCs w:val="20"/>
        </w:rPr>
      </w:pPr>
    </w:p>
    <w:p w14:paraId="097BFDC3" w14:textId="77777777" w:rsidR="00696A5A" w:rsidRPr="008E4C86" w:rsidRDefault="00696A5A" w:rsidP="002A65D9">
      <w:pPr>
        <w:spacing w:line="240" w:lineRule="auto"/>
        <w:jc w:val="left"/>
        <w:rPr>
          <w:sz w:val="20"/>
          <w:szCs w:val="20"/>
        </w:rPr>
      </w:pPr>
      <w:r w:rsidRPr="008E4C86">
        <w:rPr>
          <w:sz w:val="20"/>
          <w:szCs w:val="20"/>
        </w:rPr>
        <w:t>// Structure for Question</w:t>
      </w:r>
    </w:p>
    <w:p w14:paraId="74C2DC0E" w14:textId="77777777" w:rsidR="00696A5A" w:rsidRPr="008E4C86" w:rsidRDefault="00696A5A" w:rsidP="002A65D9">
      <w:pPr>
        <w:spacing w:line="240" w:lineRule="auto"/>
        <w:jc w:val="left"/>
        <w:rPr>
          <w:sz w:val="20"/>
          <w:szCs w:val="20"/>
        </w:rPr>
      </w:pPr>
      <w:r w:rsidRPr="008E4C86">
        <w:rPr>
          <w:sz w:val="20"/>
          <w:szCs w:val="20"/>
        </w:rPr>
        <w:t>struct Question {</w:t>
      </w:r>
    </w:p>
    <w:p w14:paraId="72810A75" w14:textId="77777777" w:rsidR="00696A5A" w:rsidRPr="008E4C86" w:rsidRDefault="00696A5A" w:rsidP="002A65D9">
      <w:pPr>
        <w:spacing w:line="240" w:lineRule="auto"/>
        <w:jc w:val="left"/>
        <w:rPr>
          <w:sz w:val="20"/>
          <w:szCs w:val="20"/>
        </w:rPr>
      </w:pPr>
      <w:r w:rsidRPr="008E4C86">
        <w:rPr>
          <w:sz w:val="20"/>
          <w:szCs w:val="20"/>
        </w:rPr>
        <w:t xml:space="preserve">    string question;</w:t>
      </w:r>
    </w:p>
    <w:p w14:paraId="5B7B10A1" w14:textId="77777777" w:rsidR="00696A5A" w:rsidRPr="008E4C86" w:rsidRDefault="00696A5A" w:rsidP="002A65D9">
      <w:pPr>
        <w:spacing w:line="240" w:lineRule="auto"/>
        <w:jc w:val="left"/>
        <w:rPr>
          <w:sz w:val="20"/>
          <w:szCs w:val="20"/>
        </w:rPr>
      </w:pPr>
      <w:r w:rsidRPr="008E4C86">
        <w:rPr>
          <w:sz w:val="20"/>
          <w:szCs w:val="20"/>
        </w:rPr>
        <w:t xml:space="preserve">    string </w:t>
      </w:r>
      <w:proofErr w:type="gramStart"/>
      <w:r w:rsidRPr="008E4C86">
        <w:rPr>
          <w:sz w:val="20"/>
          <w:szCs w:val="20"/>
        </w:rPr>
        <w:t>options[</w:t>
      </w:r>
      <w:proofErr w:type="gramEnd"/>
      <w:r w:rsidRPr="008E4C86">
        <w:rPr>
          <w:sz w:val="20"/>
          <w:szCs w:val="20"/>
        </w:rPr>
        <w:t>4];</w:t>
      </w:r>
    </w:p>
    <w:p w14:paraId="1B39E082" w14:textId="77777777" w:rsidR="00696A5A" w:rsidRPr="008E4C86" w:rsidRDefault="00696A5A" w:rsidP="002A65D9">
      <w:pPr>
        <w:spacing w:line="240" w:lineRule="auto"/>
        <w:jc w:val="left"/>
        <w:rPr>
          <w:sz w:val="20"/>
          <w:szCs w:val="20"/>
        </w:rPr>
      </w:pPr>
      <w:r w:rsidRPr="008E4C86">
        <w:rPr>
          <w:sz w:val="20"/>
          <w:szCs w:val="20"/>
        </w:rPr>
        <w:t xml:space="preserve">    char correct;</w:t>
      </w:r>
    </w:p>
    <w:p w14:paraId="1666A3E9" w14:textId="77777777" w:rsidR="00696A5A" w:rsidRPr="008E4C86" w:rsidRDefault="00696A5A" w:rsidP="002A65D9">
      <w:pPr>
        <w:spacing w:line="240" w:lineRule="auto"/>
        <w:jc w:val="left"/>
        <w:rPr>
          <w:sz w:val="20"/>
          <w:szCs w:val="20"/>
        </w:rPr>
      </w:pPr>
      <w:r w:rsidRPr="008E4C86">
        <w:rPr>
          <w:sz w:val="20"/>
          <w:szCs w:val="20"/>
        </w:rPr>
        <w:t>};</w:t>
      </w:r>
    </w:p>
    <w:p w14:paraId="7AAADC76" w14:textId="77777777" w:rsidR="00696A5A" w:rsidRPr="008E4C86" w:rsidRDefault="00696A5A" w:rsidP="002A65D9">
      <w:pPr>
        <w:spacing w:line="240" w:lineRule="auto"/>
        <w:jc w:val="left"/>
        <w:rPr>
          <w:sz w:val="20"/>
          <w:szCs w:val="20"/>
        </w:rPr>
      </w:pPr>
    </w:p>
    <w:p w14:paraId="07D88B43" w14:textId="77777777" w:rsidR="00696A5A" w:rsidRPr="008E4C86" w:rsidRDefault="00696A5A" w:rsidP="002A65D9">
      <w:pPr>
        <w:spacing w:line="240" w:lineRule="auto"/>
        <w:jc w:val="left"/>
        <w:rPr>
          <w:sz w:val="20"/>
          <w:szCs w:val="20"/>
        </w:rPr>
      </w:pPr>
      <w:r w:rsidRPr="008E4C86">
        <w:rPr>
          <w:sz w:val="20"/>
          <w:szCs w:val="20"/>
        </w:rPr>
        <w:t>// ================= LOGIN =================</w:t>
      </w:r>
    </w:p>
    <w:p w14:paraId="19634E80" w14:textId="77777777" w:rsidR="00696A5A" w:rsidRPr="008E4C86" w:rsidRDefault="00696A5A" w:rsidP="002A65D9">
      <w:pPr>
        <w:spacing w:line="240" w:lineRule="auto"/>
        <w:jc w:val="left"/>
        <w:rPr>
          <w:sz w:val="20"/>
          <w:szCs w:val="20"/>
        </w:rPr>
      </w:pPr>
      <w:r w:rsidRPr="008E4C86">
        <w:rPr>
          <w:sz w:val="20"/>
          <w:szCs w:val="20"/>
        </w:rPr>
        <w:t xml:space="preserve">bool </w:t>
      </w:r>
      <w:proofErr w:type="gramStart"/>
      <w:r w:rsidRPr="008E4C86">
        <w:rPr>
          <w:sz w:val="20"/>
          <w:szCs w:val="20"/>
        </w:rPr>
        <w:t>login(</w:t>
      </w:r>
      <w:proofErr w:type="gramEnd"/>
      <w:r w:rsidRPr="008E4C86">
        <w:rPr>
          <w:sz w:val="20"/>
          <w:szCs w:val="20"/>
        </w:rPr>
        <w:t>string &amp;user) {</w:t>
      </w:r>
    </w:p>
    <w:p w14:paraId="11C75114" w14:textId="77777777" w:rsidR="00696A5A" w:rsidRPr="008E4C86" w:rsidRDefault="00696A5A" w:rsidP="002A65D9">
      <w:pPr>
        <w:spacing w:line="240" w:lineRule="auto"/>
        <w:jc w:val="left"/>
        <w:rPr>
          <w:sz w:val="20"/>
          <w:szCs w:val="20"/>
        </w:rPr>
      </w:pPr>
      <w:r w:rsidRPr="008E4C86">
        <w:rPr>
          <w:sz w:val="20"/>
          <w:szCs w:val="20"/>
        </w:rPr>
        <w:t xml:space="preserve">    string id, pass, </w:t>
      </w:r>
      <w:proofErr w:type="spellStart"/>
      <w:r w:rsidRPr="008E4C86">
        <w:rPr>
          <w:sz w:val="20"/>
          <w:szCs w:val="20"/>
        </w:rPr>
        <w:t>fileId</w:t>
      </w:r>
      <w:proofErr w:type="spellEnd"/>
      <w:r w:rsidRPr="008E4C86">
        <w:rPr>
          <w:sz w:val="20"/>
          <w:szCs w:val="20"/>
        </w:rPr>
        <w:t xml:space="preserve">, </w:t>
      </w:r>
      <w:proofErr w:type="spellStart"/>
      <w:r w:rsidRPr="008E4C86">
        <w:rPr>
          <w:sz w:val="20"/>
          <w:szCs w:val="20"/>
        </w:rPr>
        <w:t>filePass</w:t>
      </w:r>
      <w:proofErr w:type="spellEnd"/>
      <w:r w:rsidRPr="008E4C86">
        <w:rPr>
          <w:sz w:val="20"/>
          <w:szCs w:val="20"/>
        </w:rPr>
        <w:t>;</w:t>
      </w:r>
    </w:p>
    <w:p w14:paraId="267E382B"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ifstream</w:t>
      </w:r>
      <w:proofErr w:type="spellEnd"/>
      <w:r w:rsidRPr="008E4C86">
        <w:rPr>
          <w:sz w:val="20"/>
          <w:szCs w:val="20"/>
        </w:rPr>
        <w:t xml:space="preserve"> file("users.txt");</w:t>
      </w:r>
    </w:p>
    <w:p w14:paraId="533DA389" w14:textId="77777777" w:rsidR="00696A5A" w:rsidRPr="008E4C86" w:rsidRDefault="00696A5A" w:rsidP="002A65D9">
      <w:pPr>
        <w:spacing w:line="240" w:lineRule="auto"/>
        <w:jc w:val="left"/>
        <w:rPr>
          <w:sz w:val="20"/>
          <w:szCs w:val="20"/>
        </w:rPr>
      </w:pPr>
    </w:p>
    <w:p w14:paraId="7EB79768" w14:textId="77777777" w:rsidR="00696A5A" w:rsidRPr="008E4C86" w:rsidRDefault="00696A5A" w:rsidP="002A65D9">
      <w:pPr>
        <w:spacing w:line="240" w:lineRule="auto"/>
        <w:jc w:val="left"/>
        <w:rPr>
          <w:sz w:val="20"/>
          <w:szCs w:val="20"/>
        </w:rPr>
      </w:pPr>
      <w:r w:rsidRPr="008E4C86">
        <w:rPr>
          <w:sz w:val="20"/>
          <w:szCs w:val="20"/>
        </w:rPr>
        <w:t xml:space="preserve">    if </w:t>
      </w:r>
      <w:proofErr w:type="gramStart"/>
      <w:r w:rsidRPr="008E4C86">
        <w:rPr>
          <w:sz w:val="20"/>
          <w:szCs w:val="20"/>
        </w:rPr>
        <w:t>(!file</w:t>
      </w:r>
      <w:proofErr w:type="gramEnd"/>
      <w:r w:rsidRPr="008E4C86">
        <w:rPr>
          <w:sz w:val="20"/>
          <w:szCs w:val="20"/>
        </w:rPr>
        <w:t>) {</w:t>
      </w:r>
    </w:p>
    <w:p w14:paraId="64386C69"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"No users found! Please signup first.\n";</w:t>
      </w:r>
    </w:p>
    <w:p w14:paraId="63A3ED41" w14:textId="77777777" w:rsidR="00696A5A" w:rsidRPr="008E4C86" w:rsidRDefault="00696A5A" w:rsidP="002A65D9">
      <w:pPr>
        <w:spacing w:line="240" w:lineRule="auto"/>
        <w:jc w:val="left"/>
        <w:rPr>
          <w:sz w:val="20"/>
          <w:szCs w:val="20"/>
        </w:rPr>
      </w:pPr>
      <w:r w:rsidRPr="008E4C86">
        <w:rPr>
          <w:sz w:val="20"/>
          <w:szCs w:val="20"/>
        </w:rPr>
        <w:t xml:space="preserve">        return false;</w:t>
      </w:r>
    </w:p>
    <w:p w14:paraId="22D1D325" w14:textId="77777777" w:rsidR="00696A5A" w:rsidRPr="008E4C86" w:rsidRDefault="00696A5A" w:rsidP="002A65D9">
      <w:pPr>
        <w:spacing w:line="240" w:lineRule="auto"/>
        <w:jc w:val="left"/>
        <w:rPr>
          <w:sz w:val="20"/>
          <w:szCs w:val="20"/>
        </w:rPr>
      </w:pPr>
      <w:r w:rsidRPr="008E4C86">
        <w:rPr>
          <w:sz w:val="20"/>
          <w:szCs w:val="20"/>
        </w:rPr>
        <w:t xml:space="preserve">    }</w:t>
      </w:r>
    </w:p>
    <w:p w14:paraId="669E07EF" w14:textId="77777777" w:rsidR="00696A5A" w:rsidRPr="008E4C86" w:rsidRDefault="00696A5A" w:rsidP="002A65D9">
      <w:pPr>
        <w:spacing w:line="240" w:lineRule="auto"/>
        <w:jc w:val="left"/>
        <w:rPr>
          <w:sz w:val="20"/>
          <w:szCs w:val="20"/>
        </w:rPr>
      </w:pPr>
    </w:p>
    <w:p w14:paraId="57A33F54"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"\n--- Login ---\n";</w:t>
      </w:r>
    </w:p>
    <w:p w14:paraId="2CC15BC0"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"Enter ID: ";</w:t>
      </w:r>
    </w:p>
    <w:p w14:paraId="10E98D40"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cin</w:t>
      </w:r>
      <w:proofErr w:type="spellEnd"/>
      <w:r w:rsidRPr="008E4C86">
        <w:rPr>
          <w:sz w:val="20"/>
          <w:szCs w:val="20"/>
        </w:rPr>
        <w:t xml:space="preserve"> &gt;&gt; id;</w:t>
      </w:r>
    </w:p>
    <w:p w14:paraId="6ADC8213"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"Enter Password: ";</w:t>
      </w:r>
    </w:p>
    <w:p w14:paraId="28770B17"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cin</w:t>
      </w:r>
      <w:proofErr w:type="spellEnd"/>
      <w:r w:rsidRPr="008E4C86">
        <w:rPr>
          <w:sz w:val="20"/>
          <w:szCs w:val="20"/>
        </w:rPr>
        <w:t xml:space="preserve"> &gt;&gt; pass;</w:t>
      </w:r>
    </w:p>
    <w:p w14:paraId="79F13251" w14:textId="77777777" w:rsidR="00696A5A" w:rsidRPr="008E4C86" w:rsidRDefault="00696A5A" w:rsidP="002A65D9">
      <w:pPr>
        <w:spacing w:line="240" w:lineRule="auto"/>
        <w:jc w:val="left"/>
        <w:rPr>
          <w:sz w:val="20"/>
          <w:szCs w:val="20"/>
        </w:rPr>
      </w:pPr>
    </w:p>
    <w:p w14:paraId="352439C6" w14:textId="77777777" w:rsidR="00696A5A" w:rsidRPr="008E4C86" w:rsidRDefault="00696A5A" w:rsidP="002A65D9">
      <w:pPr>
        <w:spacing w:line="240" w:lineRule="auto"/>
        <w:jc w:val="left"/>
        <w:rPr>
          <w:sz w:val="20"/>
          <w:szCs w:val="20"/>
        </w:rPr>
      </w:pPr>
      <w:r w:rsidRPr="008E4C86">
        <w:rPr>
          <w:sz w:val="20"/>
          <w:szCs w:val="20"/>
        </w:rPr>
        <w:t xml:space="preserve">    while (file &gt;&gt; </w:t>
      </w:r>
      <w:proofErr w:type="spellStart"/>
      <w:r w:rsidRPr="008E4C86">
        <w:rPr>
          <w:sz w:val="20"/>
          <w:szCs w:val="20"/>
        </w:rPr>
        <w:t>fileId</w:t>
      </w:r>
      <w:proofErr w:type="spellEnd"/>
      <w:r w:rsidRPr="008E4C86">
        <w:rPr>
          <w:sz w:val="20"/>
          <w:szCs w:val="20"/>
        </w:rPr>
        <w:t xml:space="preserve"> &gt;&gt; </w:t>
      </w:r>
      <w:proofErr w:type="spellStart"/>
      <w:r w:rsidRPr="008E4C86">
        <w:rPr>
          <w:sz w:val="20"/>
          <w:szCs w:val="20"/>
        </w:rPr>
        <w:t>filePass</w:t>
      </w:r>
      <w:proofErr w:type="spellEnd"/>
      <w:r w:rsidRPr="008E4C86">
        <w:rPr>
          <w:sz w:val="20"/>
          <w:szCs w:val="20"/>
        </w:rPr>
        <w:t>) {</w:t>
      </w:r>
    </w:p>
    <w:p w14:paraId="49C92D95" w14:textId="77777777" w:rsidR="00696A5A" w:rsidRPr="008E4C86" w:rsidRDefault="00696A5A" w:rsidP="002A65D9">
      <w:pPr>
        <w:spacing w:line="240" w:lineRule="auto"/>
        <w:jc w:val="left"/>
        <w:rPr>
          <w:sz w:val="20"/>
          <w:szCs w:val="20"/>
        </w:rPr>
      </w:pPr>
      <w:r w:rsidRPr="008E4C86">
        <w:rPr>
          <w:sz w:val="20"/>
          <w:szCs w:val="20"/>
        </w:rPr>
        <w:t xml:space="preserve">        if (id == </w:t>
      </w:r>
      <w:proofErr w:type="spellStart"/>
      <w:r w:rsidRPr="008E4C86">
        <w:rPr>
          <w:sz w:val="20"/>
          <w:szCs w:val="20"/>
        </w:rPr>
        <w:t>fileId</w:t>
      </w:r>
      <w:proofErr w:type="spellEnd"/>
      <w:r w:rsidRPr="008E4C86">
        <w:rPr>
          <w:sz w:val="20"/>
          <w:szCs w:val="20"/>
        </w:rPr>
        <w:t xml:space="preserve"> &amp;&amp; pass == </w:t>
      </w:r>
      <w:proofErr w:type="spellStart"/>
      <w:r w:rsidRPr="008E4C86">
        <w:rPr>
          <w:sz w:val="20"/>
          <w:szCs w:val="20"/>
        </w:rPr>
        <w:t>filePass</w:t>
      </w:r>
      <w:proofErr w:type="spellEnd"/>
      <w:r w:rsidRPr="008E4C86">
        <w:rPr>
          <w:sz w:val="20"/>
          <w:szCs w:val="20"/>
        </w:rPr>
        <w:t>) {</w:t>
      </w:r>
    </w:p>
    <w:p w14:paraId="45E68000" w14:textId="77777777" w:rsidR="00696A5A" w:rsidRPr="008E4C86" w:rsidRDefault="00696A5A" w:rsidP="002A65D9">
      <w:pPr>
        <w:spacing w:line="240" w:lineRule="auto"/>
        <w:jc w:val="left"/>
        <w:rPr>
          <w:sz w:val="20"/>
          <w:szCs w:val="20"/>
        </w:rPr>
      </w:pPr>
      <w:r w:rsidRPr="008E4C86">
        <w:rPr>
          <w:sz w:val="20"/>
          <w:szCs w:val="20"/>
        </w:rPr>
        <w:lastRenderedPageBreak/>
        <w:t xml:space="preserve">            user = id;</w:t>
      </w:r>
    </w:p>
    <w:p w14:paraId="36C955CB"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"Login </w:t>
      </w:r>
      <w:proofErr w:type="gramStart"/>
      <w:r w:rsidRPr="008E4C86">
        <w:rPr>
          <w:sz w:val="20"/>
          <w:szCs w:val="20"/>
        </w:rPr>
        <w:t>Successful!\</w:t>
      </w:r>
      <w:proofErr w:type="gramEnd"/>
      <w:r w:rsidRPr="008E4C86">
        <w:rPr>
          <w:sz w:val="20"/>
          <w:szCs w:val="20"/>
        </w:rPr>
        <w:t>n";</w:t>
      </w:r>
    </w:p>
    <w:p w14:paraId="64ED25C2"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proofErr w:type="gramStart"/>
      <w:r w:rsidRPr="008E4C86">
        <w:rPr>
          <w:sz w:val="20"/>
          <w:szCs w:val="20"/>
        </w:rPr>
        <w:t>file.close</w:t>
      </w:r>
      <w:proofErr w:type="spellEnd"/>
      <w:proofErr w:type="gramEnd"/>
      <w:r w:rsidRPr="008E4C86">
        <w:rPr>
          <w:sz w:val="20"/>
          <w:szCs w:val="20"/>
        </w:rPr>
        <w:t>();</w:t>
      </w:r>
    </w:p>
    <w:p w14:paraId="78CE7B95" w14:textId="77777777" w:rsidR="00696A5A" w:rsidRPr="008E4C86" w:rsidRDefault="00696A5A" w:rsidP="002A65D9">
      <w:pPr>
        <w:spacing w:line="240" w:lineRule="auto"/>
        <w:jc w:val="left"/>
        <w:rPr>
          <w:sz w:val="20"/>
          <w:szCs w:val="20"/>
        </w:rPr>
      </w:pPr>
      <w:r w:rsidRPr="008E4C86">
        <w:rPr>
          <w:sz w:val="20"/>
          <w:szCs w:val="20"/>
        </w:rPr>
        <w:t xml:space="preserve">            return true;</w:t>
      </w:r>
    </w:p>
    <w:p w14:paraId="246809DA" w14:textId="77777777" w:rsidR="00696A5A" w:rsidRPr="008E4C86" w:rsidRDefault="00696A5A" w:rsidP="002A65D9">
      <w:pPr>
        <w:spacing w:line="240" w:lineRule="auto"/>
        <w:jc w:val="left"/>
        <w:rPr>
          <w:sz w:val="20"/>
          <w:szCs w:val="20"/>
        </w:rPr>
      </w:pPr>
      <w:r w:rsidRPr="008E4C86">
        <w:rPr>
          <w:sz w:val="20"/>
          <w:szCs w:val="20"/>
        </w:rPr>
        <w:t xml:space="preserve">        }</w:t>
      </w:r>
    </w:p>
    <w:p w14:paraId="464EBA73" w14:textId="77777777" w:rsidR="00696A5A" w:rsidRPr="008E4C86" w:rsidRDefault="00696A5A" w:rsidP="002A65D9">
      <w:pPr>
        <w:spacing w:line="240" w:lineRule="auto"/>
        <w:jc w:val="left"/>
        <w:rPr>
          <w:sz w:val="20"/>
          <w:szCs w:val="20"/>
        </w:rPr>
      </w:pPr>
      <w:r w:rsidRPr="008E4C86">
        <w:rPr>
          <w:sz w:val="20"/>
          <w:szCs w:val="20"/>
        </w:rPr>
        <w:t xml:space="preserve">    }</w:t>
      </w:r>
    </w:p>
    <w:p w14:paraId="5553A7D7" w14:textId="77777777" w:rsidR="00696A5A" w:rsidRPr="008E4C86" w:rsidRDefault="00696A5A" w:rsidP="002A65D9">
      <w:pPr>
        <w:spacing w:line="240" w:lineRule="auto"/>
        <w:jc w:val="left"/>
        <w:rPr>
          <w:sz w:val="20"/>
          <w:szCs w:val="20"/>
        </w:rPr>
      </w:pPr>
    </w:p>
    <w:p w14:paraId="055AC9B0"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proofErr w:type="gramStart"/>
      <w:r w:rsidRPr="008E4C86">
        <w:rPr>
          <w:sz w:val="20"/>
          <w:szCs w:val="20"/>
        </w:rPr>
        <w:t>file.close</w:t>
      </w:r>
      <w:proofErr w:type="spellEnd"/>
      <w:proofErr w:type="gramEnd"/>
      <w:r w:rsidRPr="008E4C86">
        <w:rPr>
          <w:sz w:val="20"/>
          <w:szCs w:val="20"/>
        </w:rPr>
        <w:t>();</w:t>
      </w:r>
    </w:p>
    <w:p w14:paraId="06F80B9B"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"Invalid ID or </w:t>
      </w:r>
      <w:proofErr w:type="gramStart"/>
      <w:r w:rsidRPr="008E4C86">
        <w:rPr>
          <w:sz w:val="20"/>
          <w:szCs w:val="20"/>
        </w:rPr>
        <w:t>Password!\</w:t>
      </w:r>
      <w:proofErr w:type="gramEnd"/>
      <w:r w:rsidRPr="008E4C86">
        <w:rPr>
          <w:sz w:val="20"/>
          <w:szCs w:val="20"/>
        </w:rPr>
        <w:t>n";</w:t>
      </w:r>
    </w:p>
    <w:p w14:paraId="74E1E24B" w14:textId="77777777" w:rsidR="00696A5A" w:rsidRPr="008E4C86" w:rsidRDefault="00696A5A" w:rsidP="002A65D9">
      <w:pPr>
        <w:spacing w:line="240" w:lineRule="auto"/>
        <w:jc w:val="left"/>
        <w:rPr>
          <w:sz w:val="20"/>
          <w:szCs w:val="20"/>
        </w:rPr>
      </w:pPr>
      <w:r w:rsidRPr="008E4C86">
        <w:rPr>
          <w:sz w:val="20"/>
          <w:szCs w:val="20"/>
        </w:rPr>
        <w:t xml:space="preserve">    return false;</w:t>
      </w:r>
    </w:p>
    <w:p w14:paraId="18B33ECD" w14:textId="77777777" w:rsidR="00696A5A" w:rsidRPr="008E4C86" w:rsidRDefault="00696A5A" w:rsidP="002A65D9">
      <w:pPr>
        <w:spacing w:line="240" w:lineRule="auto"/>
        <w:jc w:val="left"/>
        <w:rPr>
          <w:sz w:val="20"/>
          <w:szCs w:val="20"/>
        </w:rPr>
      </w:pPr>
      <w:r w:rsidRPr="008E4C86">
        <w:rPr>
          <w:sz w:val="20"/>
          <w:szCs w:val="20"/>
        </w:rPr>
        <w:t>}</w:t>
      </w:r>
    </w:p>
    <w:p w14:paraId="2F7CF326" w14:textId="77777777" w:rsidR="00696A5A" w:rsidRPr="008E4C86" w:rsidRDefault="00696A5A" w:rsidP="002A65D9">
      <w:pPr>
        <w:spacing w:line="240" w:lineRule="auto"/>
        <w:jc w:val="left"/>
        <w:rPr>
          <w:sz w:val="20"/>
          <w:szCs w:val="20"/>
        </w:rPr>
      </w:pPr>
    </w:p>
    <w:p w14:paraId="6788C6E1" w14:textId="77777777" w:rsidR="00696A5A" w:rsidRPr="008E4C86" w:rsidRDefault="00696A5A" w:rsidP="002A65D9">
      <w:pPr>
        <w:spacing w:line="240" w:lineRule="auto"/>
        <w:jc w:val="left"/>
        <w:rPr>
          <w:sz w:val="20"/>
          <w:szCs w:val="20"/>
        </w:rPr>
      </w:pPr>
      <w:r w:rsidRPr="008E4C86">
        <w:rPr>
          <w:sz w:val="20"/>
          <w:szCs w:val="20"/>
        </w:rPr>
        <w:t>// ================= SIGNUP =================</w:t>
      </w:r>
    </w:p>
    <w:p w14:paraId="054289EC" w14:textId="77777777" w:rsidR="00696A5A" w:rsidRPr="008E4C86" w:rsidRDefault="00696A5A" w:rsidP="002A65D9">
      <w:pPr>
        <w:spacing w:line="240" w:lineRule="auto"/>
        <w:jc w:val="left"/>
        <w:rPr>
          <w:sz w:val="20"/>
          <w:szCs w:val="20"/>
        </w:rPr>
      </w:pPr>
      <w:r w:rsidRPr="008E4C86">
        <w:rPr>
          <w:sz w:val="20"/>
          <w:szCs w:val="20"/>
        </w:rPr>
        <w:t xml:space="preserve">void </w:t>
      </w:r>
      <w:proofErr w:type="gramStart"/>
      <w:r w:rsidRPr="008E4C86">
        <w:rPr>
          <w:sz w:val="20"/>
          <w:szCs w:val="20"/>
        </w:rPr>
        <w:t>signup(</w:t>
      </w:r>
      <w:proofErr w:type="gramEnd"/>
      <w:r w:rsidRPr="008E4C86">
        <w:rPr>
          <w:sz w:val="20"/>
          <w:szCs w:val="20"/>
        </w:rPr>
        <w:t>) {</w:t>
      </w:r>
    </w:p>
    <w:p w14:paraId="64B1D097" w14:textId="77777777" w:rsidR="00696A5A" w:rsidRPr="008E4C86" w:rsidRDefault="00696A5A" w:rsidP="002A65D9">
      <w:pPr>
        <w:spacing w:line="240" w:lineRule="auto"/>
        <w:jc w:val="left"/>
        <w:rPr>
          <w:sz w:val="20"/>
          <w:szCs w:val="20"/>
        </w:rPr>
      </w:pPr>
      <w:r w:rsidRPr="008E4C86">
        <w:rPr>
          <w:sz w:val="20"/>
          <w:szCs w:val="20"/>
        </w:rPr>
        <w:t xml:space="preserve">    string id, pass;</w:t>
      </w:r>
    </w:p>
    <w:p w14:paraId="149C10FE" w14:textId="77777777" w:rsidR="00696A5A" w:rsidRPr="008E4C86" w:rsidRDefault="00696A5A" w:rsidP="002A65D9">
      <w:pPr>
        <w:spacing w:line="240" w:lineRule="auto"/>
        <w:jc w:val="left"/>
        <w:rPr>
          <w:sz w:val="20"/>
          <w:szCs w:val="20"/>
        </w:rPr>
      </w:pPr>
    </w:p>
    <w:p w14:paraId="42449579"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ofstream</w:t>
      </w:r>
      <w:proofErr w:type="spellEnd"/>
      <w:r w:rsidRPr="008E4C86">
        <w:rPr>
          <w:sz w:val="20"/>
          <w:szCs w:val="20"/>
        </w:rPr>
        <w:t xml:space="preserve"> </w:t>
      </w:r>
      <w:proofErr w:type="gramStart"/>
      <w:r w:rsidRPr="008E4C86">
        <w:rPr>
          <w:sz w:val="20"/>
          <w:szCs w:val="20"/>
        </w:rPr>
        <w:t>file(</w:t>
      </w:r>
      <w:proofErr w:type="gramEnd"/>
      <w:r w:rsidRPr="008E4C86">
        <w:rPr>
          <w:sz w:val="20"/>
          <w:szCs w:val="20"/>
        </w:rPr>
        <w:t xml:space="preserve">"users.txt", </w:t>
      </w:r>
      <w:proofErr w:type="spellStart"/>
      <w:proofErr w:type="gramStart"/>
      <w:r w:rsidRPr="008E4C86">
        <w:rPr>
          <w:sz w:val="20"/>
          <w:szCs w:val="20"/>
        </w:rPr>
        <w:t>ios</w:t>
      </w:r>
      <w:proofErr w:type="spellEnd"/>
      <w:r w:rsidRPr="008E4C86">
        <w:rPr>
          <w:sz w:val="20"/>
          <w:szCs w:val="20"/>
        </w:rPr>
        <w:t>::</w:t>
      </w:r>
      <w:proofErr w:type="gramEnd"/>
      <w:r w:rsidRPr="008E4C86">
        <w:rPr>
          <w:sz w:val="20"/>
          <w:szCs w:val="20"/>
        </w:rPr>
        <w:t>app);</w:t>
      </w:r>
    </w:p>
    <w:p w14:paraId="5C271B72" w14:textId="77777777" w:rsidR="00696A5A" w:rsidRPr="008E4C86" w:rsidRDefault="00696A5A" w:rsidP="002A65D9">
      <w:pPr>
        <w:spacing w:line="240" w:lineRule="auto"/>
        <w:jc w:val="left"/>
        <w:rPr>
          <w:sz w:val="20"/>
          <w:szCs w:val="20"/>
        </w:rPr>
      </w:pPr>
    </w:p>
    <w:p w14:paraId="6354D21B"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"\n--- Signup ---\n";</w:t>
      </w:r>
    </w:p>
    <w:p w14:paraId="480D5303"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"Enter new ID: ";</w:t>
      </w:r>
    </w:p>
    <w:p w14:paraId="423687EF"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cin</w:t>
      </w:r>
      <w:proofErr w:type="spellEnd"/>
      <w:r w:rsidRPr="008E4C86">
        <w:rPr>
          <w:sz w:val="20"/>
          <w:szCs w:val="20"/>
        </w:rPr>
        <w:t xml:space="preserve"> &gt;&gt; id;</w:t>
      </w:r>
    </w:p>
    <w:p w14:paraId="4109C09A"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"Enter Password: ";</w:t>
      </w:r>
    </w:p>
    <w:p w14:paraId="2E2EB98D"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cin</w:t>
      </w:r>
      <w:proofErr w:type="spellEnd"/>
      <w:r w:rsidRPr="008E4C86">
        <w:rPr>
          <w:sz w:val="20"/>
          <w:szCs w:val="20"/>
        </w:rPr>
        <w:t xml:space="preserve"> &gt;&gt; pass;</w:t>
      </w:r>
    </w:p>
    <w:p w14:paraId="51911563" w14:textId="77777777" w:rsidR="00696A5A" w:rsidRPr="008E4C86" w:rsidRDefault="00696A5A" w:rsidP="002A65D9">
      <w:pPr>
        <w:spacing w:line="240" w:lineRule="auto"/>
        <w:jc w:val="left"/>
        <w:rPr>
          <w:sz w:val="20"/>
          <w:szCs w:val="20"/>
        </w:rPr>
      </w:pPr>
    </w:p>
    <w:p w14:paraId="45EE5586" w14:textId="77777777" w:rsidR="00696A5A" w:rsidRPr="008E4C86" w:rsidRDefault="00696A5A" w:rsidP="002A65D9">
      <w:pPr>
        <w:spacing w:line="240" w:lineRule="auto"/>
        <w:jc w:val="left"/>
        <w:rPr>
          <w:sz w:val="20"/>
          <w:szCs w:val="20"/>
        </w:rPr>
      </w:pPr>
      <w:r w:rsidRPr="008E4C86">
        <w:rPr>
          <w:sz w:val="20"/>
          <w:szCs w:val="20"/>
        </w:rPr>
        <w:t xml:space="preserve">    file &lt;&lt; id &lt;&lt; " " &lt;&lt; pass &lt;&lt; </w:t>
      </w:r>
      <w:proofErr w:type="spellStart"/>
      <w:r w:rsidRPr="008E4C86">
        <w:rPr>
          <w:sz w:val="20"/>
          <w:szCs w:val="20"/>
        </w:rPr>
        <w:t>endl</w:t>
      </w:r>
      <w:proofErr w:type="spellEnd"/>
      <w:r w:rsidRPr="008E4C86">
        <w:rPr>
          <w:sz w:val="20"/>
          <w:szCs w:val="20"/>
        </w:rPr>
        <w:t>;</w:t>
      </w:r>
    </w:p>
    <w:p w14:paraId="6353D85C"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proofErr w:type="gramStart"/>
      <w:r w:rsidRPr="008E4C86">
        <w:rPr>
          <w:sz w:val="20"/>
          <w:szCs w:val="20"/>
        </w:rPr>
        <w:t>file.close</w:t>
      </w:r>
      <w:proofErr w:type="spellEnd"/>
      <w:proofErr w:type="gramEnd"/>
      <w:r w:rsidRPr="008E4C86">
        <w:rPr>
          <w:sz w:val="20"/>
          <w:szCs w:val="20"/>
        </w:rPr>
        <w:t>();</w:t>
      </w:r>
    </w:p>
    <w:p w14:paraId="22A023BB" w14:textId="77777777" w:rsidR="00696A5A" w:rsidRPr="008E4C86" w:rsidRDefault="00696A5A" w:rsidP="002A65D9">
      <w:pPr>
        <w:spacing w:line="240" w:lineRule="auto"/>
        <w:jc w:val="left"/>
        <w:rPr>
          <w:sz w:val="20"/>
          <w:szCs w:val="20"/>
        </w:rPr>
      </w:pPr>
    </w:p>
    <w:p w14:paraId="74877C65"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"Account Created </w:t>
      </w:r>
      <w:proofErr w:type="gramStart"/>
      <w:r w:rsidRPr="008E4C86">
        <w:rPr>
          <w:sz w:val="20"/>
          <w:szCs w:val="20"/>
        </w:rPr>
        <w:t>Successfully!\</w:t>
      </w:r>
      <w:proofErr w:type="gramEnd"/>
      <w:r w:rsidRPr="008E4C86">
        <w:rPr>
          <w:sz w:val="20"/>
          <w:szCs w:val="20"/>
        </w:rPr>
        <w:t>n";</w:t>
      </w:r>
    </w:p>
    <w:p w14:paraId="0CBC2921" w14:textId="77777777" w:rsidR="00696A5A" w:rsidRPr="008E4C86" w:rsidRDefault="00696A5A" w:rsidP="002A65D9">
      <w:pPr>
        <w:spacing w:line="240" w:lineRule="auto"/>
        <w:jc w:val="left"/>
        <w:rPr>
          <w:sz w:val="20"/>
          <w:szCs w:val="20"/>
        </w:rPr>
      </w:pPr>
      <w:r w:rsidRPr="008E4C86">
        <w:rPr>
          <w:sz w:val="20"/>
          <w:szCs w:val="20"/>
        </w:rPr>
        <w:t>}</w:t>
      </w:r>
    </w:p>
    <w:p w14:paraId="298282F9" w14:textId="77777777" w:rsidR="00696A5A" w:rsidRPr="008E4C86" w:rsidRDefault="00696A5A" w:rsidP="002A65D9">
      <w:pPr>
        <w:spacing w:line="240" w:lineRule="auto"/>
        <w:jc w:val="left"/>
        <w:rPr>
          <w:sz w:val="20"/>
          <w:szCs w:val="20"/>
        </w:rPr>
      </w:pPr>
    </w:p>
    <w:p w14:paraId="0EE755D7" w14:textId="77777777" w:rsidR="00696A5A" w:rsidRPr="008E4C86" w:rsidRDefault="00696A5A" w:rsidP="002A65D9">
      <w:pPr>
        <w:spacing w:line="240" w:lineRule="auto"/>
        <w:jc w:val="left"/>
        <w:rPr>
          <w:sz w:val="20"/>
          <w:szCs w:val="20"/>
        </w:rPr>
      </w:pPr>
      <w:r w:rsidRPr="008E4C86">
        <w:rPr>
          <w:sz w:val="20"/>
          <w:szCs w:val="20"/>
        </w:rPr>
        <w:t>// ================= GAME =================</w:t>
      </w:r>
    </w:p>
    <w:p w14:paraId="5BD4C23D" w14:textId="77777777" w:rsidR="00696A5A" w:rsidRPr="008E4C86" w:rsidRDefault="00696A5A" w:rsidP="002A65D9">
      <w:pPr>
        <w:spacing w:line="240" w:lineRule="auto"/>
        <w:jc w:val="left"/>
        <w:rPr>
          <w:sz w:val="20"/>
          <w:szCs w:val="20"/>
        </w:rPr>
      </w:pPr>
      <w:r w:rsidRPr="008E4C86">
        <w:rPr>
          <w:sz w:val="20"/>
          <w:szCs w:val="20"/>
        </w:rPr>
        <w:lastRenderedPageBreak/>
        <w:t xml:space="preserve">void </w:t>
      </w:r>
      <w:proofErr w:type="spellStart"/>
      <w:proofErr w:type="gramStart"/>
      <w:r w:rsidRPr="008E4C86">
        <w:rPr>
          <w:sz w:val="20"/>
          <w:szCs w:val="20"/>
        </w:rPr>
        <w:t>playGame</w:t>
      </w:r>
      <w:proofErr w:type="spellEnd"/>
      <w:r w:rsidRPr="008E4C86">
        <w:rPr>
          <w:sz w:val="20"/>
          <w:szCs w:val="20"/>
        </w:rPr>
        <w:t>(</w:t>
      </w:r>
      <w:proofErr w:type="gramEnd"/>
      <w:r w:rsidRPr="008E4C86">
        <w:rPr>
          <w:sz w:val="20"/>
          <w:szCs w:val="20"/>
        </w:rPr>
        <w:t>string user) {</w:t>
      </w:r>
    </w:p>
    <w:p w14:paraId="0C2C93A7" w14:textId="77777777" w:rsidR="00696A5A" w:rsidRPr="008E4C86" w:rsidRDefault="00696A5A" w:rsidP="002A65D9">
      <w:pPr>
        <w:spacing w:line="240" w:lineRule="auto"/>
        <w:jc w:val="left"/>
        <w:rPr>
          <w:sz w:val="20"/>
          <w:szCs w:val="20"/>
        </w:rPr>
      </w:pPr>
      <w:r w:rsidRPr="008E4C86">
        <w:rPr>
          <w:sz w:val="20"/>
          <w:szCs w:val="20"/>
        </w:rPr>
        <w:t xml:space="preserve">    int score = 0;</w:t>
      </w:r>
    </w:p>
    <w:p w14:paraId="252919F4" w14:textId="77777777" w:rsidR="00696A5A" w:rsidRPr="008E4C86" w:rsidRDefault="00696A5A" w:rsidP="002A65D9">
      <w:pPr>
        <w:spacing w:line="240" w:lineRule="auto"/>
        <w:jc w:val="left"/>
        <w:rPr>
          <w:sz w:val="20"/>
          <w:szCs w:val="20"/>
        </w:rPr>
      </w:pPr>
      <w:r w:rsidRPr="008E4C86">
        <w:rPr>
          <w:sz w:val="20"/>
          <w:szCs w:val="20"/>
        </w:rPr>
        <w:t xml:space="preserve">    char </w:t>
      </w:r>
      <w:proofErr w:type="spellStart"/>
      <w:r w:rsidRPr="008E4C86">
        <w:rPr>
          <w:sz w:val="20"/>
          <w:szCs w:val="20"/>
        </w:rPr>
        <w:t>ans</w:t>
      </w:r>
      <w:proofErr w:type="spellEnd"/>
      <w:r w:rsidRPr="008E4C86">
        <w:rPr>
          <w:sz w:val="20"/>
          <w:szCs w:val="20"/>
        </w:rPr>
        <w:t>;</w:t>
      </w:r>
    </w:p>
    <w:p w14:paraId="34D56688" w14:textId="77777777" w:rsidR="00696A5A" w:rsidRPr="008E4C86" w:rsidRDefault="00696A5A" w:rsidP="002A65D9">
      <w:pPr>
        <w:spacing w:line="240" w:lineRule="auto"/>
        <w:jc w:val="left"/>
        <w:rPr>
          <w:sz w:val="20"/>
          <w:szCs w:val="20"/>
        </w:rPr>
      </w:pPr>
    </w:p>
    <w:p w14:paraId="79CB2E6B" w14:textId="77777777" w:rsidR="00696A5A" w:rsidRPr="008E4C86" w:rsidRDefault="00696A5A" w:rsidP="002A65D9">
      <w:pPr>
        <w:spacing w:line="240" w:lineRule="auto"/>
        <w:jc w:val="left"/>
        <w:rPr>
          <w:sz w:val="20"/>
          <w:szCs w:val="20"/>
        </w:rPr>
      </w:pPr>
      <w:r w:rsidRPr="008E4C86">
        <w:rPr>
          <w:sz w:val="20"/>
          <w:szCs w:val="20"/>
        </w:rPr>
        <w:t xml:space="preserve">    Question </w:t>
      </w:r>
      <w:proofErr w:type="gramStart"/>
      <w:r w:rsidRPr="008E4C86">
        <w:rPr>
          <w:sz w:val="20"/>
          <w:szCs w:val="20"/>
        </w:rPr>
        <w:t>q[</w:t>
      </w:r>
      <w:proofErr w:type="gramEnd"/>
      <w:r w:rsidRPr="008E4C86">
        <w:rPr>
          <w:sz w:val="20"/>
          <w:szCs w:val="20"/>
        </w:rPr>
        <w:t>5] = {</w:t>
      </w:r>
    </w:p>
    <w:p w14:paraId="02C0B5DC" w14:textId="77777777" w:rsidR="00696A5A" w:rsidRPr="008E4C86" w:rsidRDefault="00696A5A" w:rsidP="002A65D9">
      <w:pPr>
        <w:spacing w:line="240" w:lineRule="auto"/>
        <w:jc w:val="left"/>
        <w:rPr>
          <w:sz w:val="20"/>
          <w:szCs w:val="20"/>
        </w:rPr>
      </w:pPr>
      <w:r w:rsidRPr="008E4C86">
        <w:rPr>
          <w:sz w:val="20"/>
          <w:szCs w:val="20"/>
        </w:rPr>
        <w:t xml:space="preserve">        {"1. 1, 2, 4, 8</w:t>
      </w:r>
      <w:proofErr w:type="gramStart"/>
      <w:r w:rsidRPr="008E4C86">
        <w:rPr>
          <w:sz w:val="20"/>
          <w:szCs w:val="20"/>
        </w:rPr>
        <w:t>, ?</w:t>
      </w:r>
      <w:proofErr w:type="gramEnd"/>
      <w:r w:rsidRPr="008E4C86">
        <w:rPr>
          <w:sz w:val="20"/>
          <w:szCs w:val="20"/>
        </w:rPr>
        <w:t>", {"10", "12", "16", "18"}, 'c'},</w:t>
      </w:r>
    </w:p>
    <w:p w14:paraId="360D7D7B" w14:textId="77777777" w:rsidR="00696A5A" w:rsidRPr="008E4C86" w:rsidRDefault="00696A5A" w:rsidP="002A65D9">
      <w:pPr>
        <w:spacing w:line="240" w:lineRule="auto"/>
        <w:jc w:val="left"/>
        <w:rPr>
          <w:sz w:val="20"/>
          <w:szCs w:val="20"/>
        </w:rPr>
      </w:pPr>
      <w:r w:rsidRPr="008E4C86">
        <w:rPr>
          <w:sz w:val="20"/>
          <w:szCs w:val="20"/>
        </w:rPr>
        <w:t xml:space="preserve">        {"2. Odd one out?", {"Apple", "Banana", "Mango", "Carrot"}, 'd'},</w:t>
      </w:r>
    </w:p>
    <w:p w14:paraId="3E93B93E" w14:textId="77777777" w:rsidR="00696A5A" w:rsidRPr="008E4C86" w:rsidRDefault="00696A5A" w:rsidP="002A65D9">
      <w:pPr>
        <w:spacing w:line="240" w:lineRule="auto"/>
        <w:jc w:val="left"/>
        <w:rPr>
          <w:sz w:val="20"/>
          <w:szCs w:val="20"/>
        </w:rPr>
      </w:pPr>
      <w:r w:rsidRPr="008E4C86">
        <w:rPr>
          <w:sz w:val="20"/>
          <w:szCs w:val="20"/>
        </w:rPr>
        <w:t xml:space="preserve">        {"3. CAT=24, DOG=26, BAT=?", {"23", "24", "25", "26"}, 'a'},</w:t>
      </w:r>
    </w:p>
    <w:p w14:paraId="44365D09" w14:textId="77777777" w:rsidR="00696A5A" w:rsidRPr="008E4C86" w:rsidRDefault="00696A5A" w:rsidP="002A65D9">
      <w:pPr>
        <w:spacing w:line="240" w:lineRule="auto"/>
        <w:jc w:val="left"/>
        <w:rPr>
          <w:sz w:val="20"/>
          <w:szCs w:val="20"/>
        </w:rPr>
      </w:pPr>
      <w:r w:rsidRPr="008E4C86">
        <w:rPr>
          <w:sz w:val="20"/>
          <w:szCs w:val="20"/>
        </w:rPr>
        <w:t xml:space="preserve">        {"4. Odd shape?", {"Square", "Triangle", "Circle", "Rectangle"}, 'c'},</w:t>
      </w:r>
    </w:p>
    <w:p w14:paraId="749BF01E" w14:textId="77777777" w:rsidR="00696A5A" w:rsidRPr="008E4C86" w:rsidRDefault="00696A5A" w:rsidP="002A65D9">
      <w:pPr>
        <w:spacing w:line="240" w:lineRule="auto"/>
        <w:jc w:val="left"/>
        <w:rPr>
          <w:sz w:val="20"/>
          <w:szCs w:val="20"/>
        </w:rPr>
      </w:pPr>
      <w:r w:rsidRPr="008E4C86">
        <w:rPr>
          <w:sz w:val="20"/>
          <w:szCs w:val="20"/>
        </w:rPr>
        <w:t xml:space="preserve">        {"5. 2, 6, 12, 20, 30</w:t>
      </w:r>
      <w:proofErr w:type="gramStart"/>
      <w:r w:rsidRPr="008E4C86">
        <w:rPr>
          <w:sz w:val="20"/>
          <w:szCs w:val="20"/>
        </w:rPr>
        <w:t>, ?</w:t>
      </w:r>
      <w:proofErr w:type="gramEnd"/>
      <w:r w:rsidRPr="008E4C86">
        <w:rPr>
          <w:sz w:val="20"/>
          <w:szCs w:val="20"/>
        </w:rPr>
        <w:t>", {"40", "42", "45", "50"}, 'b'}</w:t>
      </w:r>
    </w:p>
    <w:p w14:paraId="1D57A48A" w14:textId="77777777" w:rsidR="00696A5A" w:rsidRPr="008E4C86" w:rsidRDefault="00696A5A" w:rsidP="002A65D9">
      <w:pPr>
        <w:spacing w:line="240" w:lineRule="auto"/>
        <w:jc w:val="left"/>
        <w:rPr>
          <w:sz w:val="20"/>
          <w:szCs w:val="20"/>
        </w:rPr>
      </w:pPr>
      <w:r w:rsidRPr="008E4C86">
        <w:rPr>
          <w:sz w:val="20"/>
          <w:szCs w:val="20"/>
        </w:rPr>
        <w:t xml:space="preserve">    };</w:t>
      </w:r>
    </w:p>
    <w:p w14:paraId="464FFC80" w14:textId="77777777" w:rsidR="00696A5A" w:rsidRPr="008E4C86" w:rsidRDefault="00696A5A" w:rsidP="002A65D9">
      <w:pPr>
        <w:spacing w:line="240" w:lineRule="auto"/>
        <w:jc w:val="left"/>
        <w:rPr>
          <w:sz w:val="20"/>
          <w:szCs w:val="20"/>
        </w:rPr>
      </w:pPr>
    </w:p>
    <w:p w14:paraId="0596A773"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"\n===== Welcome " &lt;&lt; user &lt;&lt; " =====\n";</w:t>
      </w:r>
    </w:p>
    <w:p w14:paraId="7FA29E4C"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 Reasoning Game =====\n";</w:t>
      </w:r>
    </w:p>
    <w:p w14:paraId="1C9FBA4E" w14:textId="77777777" w:rsidR="00696A5A" w:rsidRPr="008E4C86" w:rsidRDefault="00696A5A" w:rsidP="002A65D9">
      <w:pPr>
        <w:spacing w:line="240" w:lineRule="auto"/>
        <w:jc w:val="left"/>
        <w:rPr>
          <w:sz w:val="20"/>
          <w:szCs w:val="20"/>
        </w:rPr>
      </w:pPr>
    </w:p>
    <w:p w14:paraId="36BAFD01" w14:textId="77777777" w:rsidR="00696A5A" w:rsidRPr="008E4C86" w:rsidRDefault="00696A5A" w:rsidP="002A65D9">
      <w:pPr>
        <w:spacing w:line="240" w:lineRule="auto"/>
        <w:jc w:val="left"/>
        <w:rPr>
          <w:sz w:val="20"/>
          <w:szCs w:val="20"/>
        </w:rPr>
      </w:pPr>
      <w:r w:rsidRPr="008E4C86">
        <w:rPr>
          <w:sz w:val="20"/>
          <w:szCs w:val="20"/>
        </w:rPr>
        <w:t xml:space="preserve">    for (int </w:t>
      </w:r>
      <w:proofErr w:type="spellStart"/>
      <w:r w:rsidRPr="008E4C86">
        <w:rPr>
          <w:sz w:val="20"/>
          <w:szCs w:val="20"/>
        </w:rPr>
        <w:t>i</w:t>
      </w:r>
      <w:proofErr w:type="spellEnd"/>
      <w:r w:rsidRPr="008E4C86">
        <w:rPr>
          <w:sz w:val="20"/>
          <w:szCs w:val="20"/>
        </w:rPr>
        <w:t xml:space="preserve"> = 0; </w:t>
      </w:r>
      <w:proofErr w:type="spellStart"/>
      <w:r w:rsidRPr="008E4C86">
        <w:rPr>
          <w:sz w:val="20"/>
          <w:szCs w:val="20"/>
        </w:rPr>
        <w:t>i</w:t>
      </w:r>
      <w:proofErr w:type="spellEnd"/>
      <w:r w:rsidRPr="008E4C86">
        <w:rPr>
          <w:sz w:val="20"/>
          <w:szCs w:val="20"/>
        </w:rPr>
        <w:t xml:space="preserve"> &lt; 5; </w:t>
      </w:r>
      <w:proofErr w:type="spellStart"/>
      <w:r w:rsidRPr="008E4C86">
        <w:rPr>
          <w:sz w:val="20"/>
          <w:szCs w:val="20"/>
        </w:rPr>
        <w:t>i</w:t>
      </w:r>
      <w:proofErr w:type="spellEnd"/>
      <w:r w:rsidRPr="008E4C86">
        <w:rPr>
          <w:sz w:val="20"/>
          <w:szCs w:val="20"/>
        </w:rPr>
        <w:t>++) {</w:t>
      </w:r>
    </w:p>
    <w:p w14:paraId="3E88F1D2"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"\n" &lt;&lt; q[</w:t>
      </w:r>
      <w:proofErr w:type="spellStart"/>
      <w:r w:rsidRPr="008E4C86">
        <w:rPr>
          <w:sz w:val="20"/>
          <w:szCs w:val="20"/>
        </w:rPr>
        <w:t>i</w:t>
      </w:r>
      <w:proofErr w:type="spellEnd"/>
      <w:proofErr w:type="gramStart"/>
      <w:r w:rsidRPr="008E4C86">
        <w:rPr>
          <w:sz w:val="20"/>
          <w:szCs w:val="20"/>
        </w:rPr>
        <w:t>].question</w:t>
      </w:r>
      <w:proofErr w:type="gramEnd"/>
      <w:r w:rsidRPr="008E4C86">
        <w:rPr>
          <w:sz w:val="20"/>
          <w:szCs w:val="20"/>
        </w:rPr>
        <w:t xml:space="preserve"> &lt;&lt; </w:t>
      </w:r>
      <w:proofErr w:type="spellStart"/>
      <w:r w:rsidRPr="008E4C86">
        <w:rPr>
          <w:sz w:val="20"/>
          <w:szCs w:val="20"/>
        </w:rPr>
        <w:t>endl</w:t>
      </w:r>
      <w:proofErr w:type="spellEnd"/>
      <w:r w:rsidRPr="008E4C86">
        <w:rPr>
          <w:sz w:val="20"/>
          <w:szCs w:val="20"/>
        </w:rPr>
        <w:t>;</w:t>
      </w:r>
    </w:p>
    <w:p w14:paraId="26B1D2B1" w14:textId="77777777" w:rsidR="00696A5A" w:rsidRPr="008E4C86" w:rsidRDefault="00696A5A" w:rsidP="002A65D9">
      <w:pPr>
        <w:spacing w:line="240" w:lineRule="auto"/>
        <w:jc w:val="left"/>
        <w:rPr>
          <w:sz w:val="20"/>
          <w:szCs w:val="20"/>
        </w:rPr>
      </w:pPr>
    </w:p>
    <w:p w14:paraId="0EEC9C22"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"a) " &lt;&lt; q[</w:t>
      </w:r>
      <w:proofErr w:type="spellStart"/>
      <w:r w:rsidRPr="008E4C86">
        <w:rPr>
          <w:sz w:val="20"/>
          <w:szCs w:val="20"/>
        </w:rPr>
        <w:t>i</w:t>
      </w:r>
      <w:proofErr w:type="spellEnd"/>
      <w:proofErr w:type="gramStart"/>
      <w:r w:rsidRPr="008E4C86">
        <w:rPr>
          <w:sz w:val="20"/>
          <w:szCs w:val="20"/>
        </w:rPr>
        <w:t>].options</w:t>
      </w:r>
      <w:proofErr w:type="gramEnd"/>
      <w:r w:rsidRPr="008E4C86">
        <w:rPr>
          <w:sz w:val="20"/>
          <w:szCs w:val="20"/>
        </w:rPr>
        <w:t xml:space="preserve">[0] &lt;&lt; </w:t>
      </w:r>
      <w:proofErr w:type="spellStart"/>
      <w:r w:rsidRPr="008E4C86">
        <w:rPr>
          <w:sz w:val="20"/>
          <w:szCs w:val="20"/>
        </w:rPr>
        <w:t>endl</w:t>
      </w:r>
      <w:proofErr w:type="spellEnd"/>
      <w:r w:rsidRPr="008E4C86">
        <w:rPr>
          <w:sz w:val="20"/>
          <w:szCs w:val="20"/>
        </w:rPr>
        <w:t>;</w:t>
      </w:r>
    </w:p>
    <w:p w14:paraId="262E70F0"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"b) " &lt;&lt; q[</w:t>
      </w:r>
      <w:proofErr w:type="spellStart"/>
      <w:r w:rsidRPr="008E4C86">
        <w:rPr>
          <w:sz w:val="20"/>
          <w:szCs w:val="20"/>
        </w:rPr>
        <w:t>i</w:t>
      </w:r>
      <w:proofErr w:type="spellEnd"/>
      <w:proofErr w:type="gramStart"/>
      <w:r w:rsidRPr="008E4C86">
        <w:rPr>
          <w:sz w:val="20"/>
          <w:szCs w:val="20"/>
        </w:rPr>
        <w:t>].options</w:t>
      </w:r>
      <w:proofErr w:type="gramEnd"/>
      <w:r w:rsidRPr="008E4C86">
        <w:rPr>
          <w:sz w:val="20"/>
          <w:szCs w:val="20"/>
        </w:rPr>
        <w:t xml:space="preserve">[1] &lt;&lt; </w:t>
      </w:r>
      <w:proofErr w:type="spellStart"/>
      <w:r w:rsidRPr="008E4C86">
        <w:rPr>
          <w:sz w:val="20"/>
          <w:szCs w:val="20"/>
        </w:rPr>
        <w:t>endl</w:t>
      </w:r>
      <w:proofErr w:type="spellEnd"/>
      <w:r w:rsidRPr="008E4C86">
        <w:rPr>
          <w:sz w:val="20"/>
          <w:szCs w:val="20"/>
        </w:rPr>
        <w:t>;</w:t>
      </w:r>
    </w:p>
    <w:p w14:paraId="5EAF5D95"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"c) " &lt;&lt; q[</w:t>
      </w:r>
      <w:proofErr w:type="spellStart"/>
      <w:r w:rsidRPr="008E4C86">
        <w:rPr>
          <w:sz w:val="20"/>
          <w:szCs w:val="20"/>
        </w:rPr>
        <w:t>i</w:t>
      </w:r>
      <w:proofErr w:type="spellEnd"/>
      <w:proofErr w:type="gramStart"/>
      <w:r w:rsidRPr="008E4C86">
        <w:rPr>
          <w:sz w:val="20"/>
          <w:szCs w:val="20"/>
        </w:rPr>
        <w:t>].options</w:t>
      </w:r>
      <w:proofErr w:type="gramEnd"/>
      <w:r w:rsidRPr="008E4C86">
        <w:rPr>
          <w:sz w:val="20"/>
          <w:szCs w:val="20"/>
        </w:rPr>
        <w:t xml:space="preserve">[2] &lt;&lt; </w:t>
      </w:r>
      <w:proofErr w:type="spellStart"/>
      <w:r w:rsidRPr="008E4C86">
        <w:rPr>
          <w:sz w:val="20"/>
          <w:szCs w:val="20"/>
        </w:rPr>
        <w:t>endl</w:t>
      </w:r>
      <w:proofErr w:type="spellEnd"/>
      <w:r w:rsidRPr="008E4C86">
        <w:rPr>
          <w:sz w:val="20"/>
          <w:szCs w:val="20"/>
        </w:rPr>
        <w:t>;</w:t>
      </w:r>
    </w:p>
    <w:p w14:paraId="08A61864"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"d) " &lt;&lt; q[</w:t>
      </w:r>
      <w:proofErr w:type="spellStart"/>
      <w:r w:rsidRPr="008E4C86">
        <w:rPr>
          <w:sz w:val="20"/>
          <w:szCs w:val="20"/>
        </w:rPr>
        <w:t>i</w:t>
      </w:r>
      <w:proofErr w:type="spellEnd"/>
      <w:proofErr w:type="gramStart"/>
      <w:r w:rsidRPr="008E4C86">
        <w:rPr>
          <w:sz w:val="20"/>
          <w:szCs w:val="20"/>
        </w:rPr>
        <w:t>].options</w:t>
      </w:r>
      <w:proofErr w:type="gramEnd"/>
      <w:r w:rsidRPr="008E4C86">
        <w:rPr>
          <w:sz w:val="20"/>
          <w:szCs w:val="20"/>
        </w:rPr>
        <w:t xml:space="preserve">[3] &lt;&lt; </w:t>
      </w:r>
      <w:proofErr w:type="spellStart"/>
      <w:r w:rsidRPr="008E4C86">
        <w:rPr>
          <w:sz w:val="20"/>
          <w:szCs w:val="20"/>
        </w:rPr>
        <w:t>endl</w:t>
      </w:r>
      <w:proofErr w:type="spellEnd"/>
      <w:r w:rsidRPr="008E4C86">
        <w:rPr>
          <w:sz w:val="20"/>
          <w:szCs w:val="20"/>
        </w:rPr>
        <w:t>;</w:t>
      </w:r>
    </w:p>
    <w:p w14:paraId="67026016" w14:textId="77777777" w:rsidR="00696A5A" w:rsidRPr="008E4C86" w:rsidRDefault="00696A5A" w:rsidP="002A65D9">
      <w:pPr>
        <w:spacing w:line="240" w:lineRule="auto"/>
        <w:jc w:val="left"/>
        <w:rPr>
          <w:sz w:val="20"/>
          <w:szCs w:val="20"/>
        </w:rPr>
      </w:pPr>
    </w:p>
    <w:p w14:paraId="612D08D4"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"Your answer: ";</w:t>
      </w:r>
    </w:p>
    <w:p w14:paraId="17B888E1"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cin</w:t>
      </w:r>
      <w:proofErr w:type="spellEnd"/>
      <w:r w:rsidRPr="008E4C86">
        <w:rPr>
          <w:sz w:val="20"/>
          <w:szCs w:val="20"/>
        </w:rPr>
        <w:t xml:space="preserve"> &gt;&gt; </w:t>
      </w:r>
      <w:proofErr w:type="spellStart"/>
      <w:r w:rsidRPr="008E4C86">
        <w:rPr>
          <w:sz w:val="20"/>
          <w:szCs w:val="20"/>
        </w:rPr>
        <w:t>ans</w:t>
      </w:r>
      <w:proofErr w:type="spellEnd"/>
      <w:r w:rsidRPr="008E4C86">
        <w:rPr>
          <w:sz w:val="20"/>
          <w:szCs w:val="20"/>
        </w:rPr>
        <w:t>;</w:t>
      </w:r>
    </w:p>
    <w:p w14:paraId="1D67EDBE" w14:textId="77777777" w:rsidR="00696A5A" w:rsidRPr="008E4C86" w:rsidRDefault="00696A5A" w:rsidP="002A65D9">
      <w:pPr>
        <w:spacing w:line="240" w:lineRule="auto"/>
        <w:jc w:val="left"/>
        <w:rPr>
          <w:sz w:val="20"/>
          <w:szCs w:val="20"/>
        </w:rPr>
      </w:pPr>
    </w:p>
    <w:p w14:paraId="371848DF" w14:textId="77777777" w:rsidR="00696A5A" w:rsidRPr="008E4C86" w:rsidRDefault="00696A5A" w:rsidP="002A65D9">
      <w:pPr>
        <w:spacing w:line="240" w:lineRule="auto"/>
        <w:jc w:val="left"/>
        <w:rPr>
          <w:sz w:val="20"/>
          <w:szCs w:val="20"/>
        </w:rPr>
      </w:pPr>
      <w:r w:rsidRPr="008E4C86">
        <w:rPr>
          <w:sz w:val="20"/>
          <w:szCs w:val="20"/>
        </w:rPr>
        <w:t xml:space="preserve">        if (</w:t>
      </w:r>
      <w:proofErr w:type="spellStart"/>
      <w:r w:rsidRPr="008E4C86">
        <w:rPr>
          <w:sz w:val="20"/>
          <w:szCs w:val="20"/>
        </w:rPr>
        <w:t>ans</w:t>
      </w:r>
      <w:proofErr w:type="spellEnd"/>
      <w:r w:rsidRPr="008E4C86">
        <w:rPr>
          <w:sz w:val="20"/>
          <w:szCs w:val="20"/>
        </w:rPr>
        <w:t xml:space="preserve"> == q[</w:t>
      </w:r>
      <w:proofErr w:type="spellStart"/>
      <w:r w:rsidRPr="008E4C86">
        <w:rPr>
          <w:sz w:val="20"/>
          <w:szCs w:val="20"/>
        </w:rPr>
        <w:t>i</w:t>
      </w:r>
      <w:proofErr w:type="spellEnd"/>
      <w:proofErr w:type="gramStart"/>
      <w:r w:rsidRPr="008E4C86">
        <w:rPr>
          <w:sz w:val="20"/>
          <w:szCs w:val="20"/>
        </w:rPr>
        <w:t>].correct</w:t>
      </w:r>
      <w:proofErr w:type="gramEnd"/>
      <w:r w:rsidRPr="008E4C86">
        <w:rPr>
          <w:sz w:val="20"/>
          <w:szCs w:val="20"/>
        </w:rPr>
        <w:t>) {</w:t>
      </w:r>
    </w:p>
    <w:p w14:paraId="39B06B5A"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w:t>
      </w:r>
      <w:proofErr w:type="gramStart"/>
      <w:r w:rsidRPr="008E4C86">
        <w:rPr>
          <w:sz w:val="20"/>
          <w:szCs w:val="20"/>
        </w:rPr>
        <w:t>Correct!\</w:t>
      </w:r>
      <w:proofErr w:type="gramEnd"/>
      <w:r w:rsidRPr="008E4C86">
        <w:rPr>
          <w:sz w:val="20"/>
          <w:szCs w:val="20"/>
        </w:rPr>
        <w:t>n";</w:t>
      </w:r>
    </w:p>
    <w:p w14:paraId="40133B74" w14:textId="77777777" w:rsidR="00696A5A" w:rsidRPr="008E4C86" w:rsidRDefault="00696A5A" w:rsidP="002A65D9">
      <w:pPr>
        <w:spacing w:line="240" w:lineRule="auto"/>
        <w:jc w:val="left"/>
        <w:rPr>
          <w:sz w:val="20"/>
          <w:szCs w:val="20"/>
        </w:rPr>
      </w:pPr>
      <w:r w:rsidRPr="008E4C86">
        <w:rPr>
          <w:sz w:val="20"/>
          <w:szCs w:val="20"/>
        </w:rPr>
        <w:t xml:space="preserve">            score++;</w:t>
      </w:r>
    </w:p>
    <w:p w14:paraId="3CDCB03A" w14:textId="77777777" w:rsidR="00696A5A" w:rsidRPr="008E4C86" w:rsidRDefault="00696A5A" w:rsidP="002A65D9">
      <w:pPr>
        <w:spacing w:line="240" w:lineRule="auto"/>
        <w:jc w:val="left"/>
        <w:rPr>
          <w:sz w:val="20"/>
          <w:szCs w:val="20"/>
        </w:rPr>
      </w:pPr>
      <w:r w:rsidRPr="008E4C86">
        <w:rPr>
          <w:sz w:val="20"/>
          <w:szCs w:val="20"/>
        </w:rPr>
        <w:t xml:space="preserve">        } else {</w:t>
      </w:r>
    </w:p>
    <w:p w14:paraId="796167CD"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"Wrong! Correct answer is option " &lt;&lt; q[</w:t>
      </w:r>
      <w:proofErr w:type="spellStart"/>
      <w:r w:rsidRPr="008E4C86">
        <w:rPr>
          <w:sz w:val="20"/>
          <w:szCs w:val="20"/>
        </w:rPr>
        <w:t>i</w:t>
      </w:r>
      <w:proofErr w:type="spellEnd"/>
      <w:proofErr w:type="gramStart"/>
      <w:r w:rsidRPr="008E4C86">
        <w:rPr>
          <w:sz w:val="20"/>
          <w:szCs w:val="20"/>
        </w:rPr>
        <w:t>].correct</w:t>
      </w:r>
      <w:proofErr w:type="gramEnd"/>
      <w:r w:rsidRPr="008E4C86">
        <w:rPr>
          <w:sz w:val="20"/>
          <w:szCs w:val="20"/>
        </w:rPr>
        <w:t xml:space="preserve"> &lt;&lt; </w:t>
      </w:r>
      <w:proofErr w:type="spellStart"/>
      <w:r w:rsidRPr="008E4C86">
        <w:rPr>
          <w:sz w:val="20"/>
          <w:szCs w:val="20"/>
        </w:rPr>
        <w:t>endl</w:t>
      </w:r>
      <w:proofErr w:type="spellEnd"/>
      <w:r w:rsidRPr="008E4C86">
        <w:rPr>
          <w:sz w:val="20"/>
          <w:szCs w:val="20"/>
        </w:rPr>
        <w:t>;</w:t>
      </w:r>
    </w:p>
    <w:p w14:paraId="28D80F4C" w14:textId="77777777" w:rsidR="00696A5A" w:rsidRPr="008E4C86" w:rsidRDefault="00696A5A" w:rsidP="002A65D9">
      <w:pPr>
        <w:spacing w:line="240" w:lineRule="auto"/>
        <w:jc w:val="left"/>
        <w:rPr>
          <w:sz w:val="20"/>
          <w:szCs w:val="20"/>
        </w:rPr>
      </w:pPr>
      <w:r w:rsidRPr="008E4C86">
        <w:rPr>
          <w:sz w:val="20"/>
          <w:szCs w:val="20"/>
        </w:rPr>
        <w:lastRenderedPageBreak/>
        <w:t xml:space="preserve">        }</w:t>
      </w:r>
    </w:p>
    <w:p w14:paraId="03CF98C6" w14:textId="77777777" w:rsidR="00696A5A" w:rsidRPr="008E4C86" w:rsidRDefault="00696A5A" w:rsidP="002A65D9">
      <w:pPr>
        <w:spacing w:line="240" w:lineRule="auto"/>
        <w:jc w:val="left"/>
        <w:rPr>
          <w:sz w:val="20"/>
          <w:szCs w:val="20"/>
        </w:rPr>
      </w:pPr>
      <w:r w:rsidRPr="008E4C86">
        <w:rPr>
          <w:sz w:val="20"/>
          <w:szCs w:val="20"/>
        </w:rPr>
        <w:t xml:space="preserve">    }</w:t>
      </w:r>
    </w:p>
    <w:p w14:paraId="4E24A651" w14:textId="77777777" w:rsidR="00696A5A" w:rsidRPr="008E4C86" w:rsidRDefault="00696A5A" w:rsidP="002A65D9">
      <w:pPr>
        <w:spacing w:line="240" w:lineRule="auto"/>
        <w:jc w:val="left"/>
        <w:rPr>
          <w:sz w:val="20"/>
          <w:szCs w:val="20"/>
        </w:rPr>
      </w:pPr>
    </w:p>
    <w:p w14:paraId="6F0D48B7"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"\n===== Result =====\n";</w:t>
      </w:r>
    </w:p>
    <w:p w14:paraId="6BAB85C5"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"Score: " &lt;&lt; score &lt;&lt; "/5\n";</w:t>
      </w:r>
    </w:p>
    <w:p w14:paraId="2E37C8FC" w14:textId="77777777" w:rsidR="00696A5A" w:rsidRPr="008E4C86" w:rsidRDefault="00696A5A" w:rsidP="002A65D9">
      <w:pPr>
        <w:spacing w:line="240" w:lineRule="auto"/>
        <w:jc w:val="left"/>
        <w:rPr>
          <w:sz w:val="20"/>
          <w:szCs w:val="20"/>
        </w:rPr>
      </w:pPr>
    </w:p>
    <w:p w14:paraId="2D262D1C" w14:textId="77777777" w:rsidR="00696A5A" w:rsidRPr="008E4C86" w:rsidRDefault="00696A5A" w:rsidP="002A65D9">
      <w:pPr>
        <w:spacing w:line="240" w:lineRule="auto"/>
        <w:jc w:val="left"/>
        <w:rPr>
          <w:sz w:val="20"/>
          <w:szCs w:val="20"/>
        </w:rPr>
      </w:pPr>
      <w:r w:rsidRPr="008E4C86">
        <w:rPr>
          <w:sz w:val="20"/>
          <w:szCs w:val="20"/>
        </w:rPr>
        <w:t xml:space="preserve">    if (score == 5)</w:t>
      </w:r>
    </w:p>
    <w:p w14:paraId="2C9D628A"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w:t>
      </w:r>
      <w:proofErr w:type="gramStart"/>
      <w:r w:rsidRPr="008E4C86">
        <w:rPr>
          <w:sz w:val="20"/>
          <w:szCs w:val="20"/>
        </w:rPr>
        <w:t>Perfect!\</w:t>
      </w:r>
      <w:proofErr w:type="gramEnd"/>
      <w:r w:rsidRPr="008E4C86">
        <w:rPr>
          <w:sz w:val="20"/>
          <w:szCs w:val="20"/>
        </w:rPr>
        <w:t>n";</w:t>
      </w:r>
    </w:p>
    <w:p w14:paraId="2CDA1A08" w14:textId="77777777" w:rsidR="00696A5A" w:rsidRPr="008E4C86" w:rsidRDefault="00696A5A" w:rsidP="002A65D9">
      <w:pPr>
        <w:spacing w:line="240" w:lineRule="auto"/>
        <w:jc w:val="left"/>
        <w:rPr>
          <w:sz w:val="20"/>
          <w:szCs w:val="20"/>
        </w:rPr>
      </w:pPr>
      <w:r w:rsidRPr="008E4C86">
        <w:rPr>
          <w:sz w:val="20"/>
          <w:szCs w:val="20"/>
        </w:rPr>
        <w:t xml:space="preserve">    else if (score &gt;= 3)</w:t>
      </w:r>
    </w:p>
    <w:p w14:paraId="46256CD6"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"Good </w:t>
      </w:r>
      <w:proofErr w:type="gramStart"/>
      <w:r w:rsidRPr="008E4C86">
        <w:rPr>
          <w:sz w:val="20"/>
          <w:szCs w:val="20"/>
        </w:rPr>
        <w:t>Job!\</w:t>
      </w:r>
      <w:proofErr w:type="gramEnd"/>
      <w:r w:rsidRPr="008E4C86">
        <w:rPr>
          <w:sz w:val="20"/>
          <w:szCs w:val="20"/>
        </w:rPr>
        <w:t>n";</w:t>
      </w:r>
    </w:p>
    <w:p w14:paraId="24CD35F8" w14:textId="77777777" w:rsidR="00696A5A" w:rsidRPr="008E4C86" w:rsidRDefault="00696A5A" w:rsidP="002A65D9">
      <w:pPr>
        <w:spacing w:line="240" w:lineRule="auto"/>
        <w:jc w:val="left"/>
        <w:rPr>
          <w:sz w:val="20"/>
          <w:szCs w:val="20"/>
        </w:rPr>
      </w:pPr>
      <w:r w:rsidRPr="008E4C86">
        <w:rPr>
          <w:sz w:val="20"/>
          <w:szCs w:val="20"/>
        </w:rPr>
        <w:t xml:space="preserve">    else</w:t>
      </w:r>
    </w:p>
    <w:p w14:paraId="6F9C37F8"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"Keep </w:t>
      </w:r>
      <w:proofErr w:type="gramStart"/>
      <w:r w:rsidRPr="008E4C86">
        <w:rPr>
          <w:sz w:val="20"/>
          <w:szCs w:val="20"/>
        </w:rPr>
        <w:t>Practicing!\</w:t>
      </w:r>
      <w:proofErr w:type="gramEnd"/>
      <w:r w:rsidRPr="008E4C86">
        <w:rPr>
          <w:sz w:val="20"/>
          <w:szCs w:val="20"/>
        </w:rPr>
        <w:t>n";</w:t>
      </w:r>
    </w:p>
    <w:p w14:paraId="571C0CDE" w14:textId="77777777" w:rsidR="00696A5A" w:rsidRPr="008E4C86" w:rsidRDefault="00696A5A" w:rsidP="002A65D9">
      <w:pPr>
        <w:spacing w:line="240" w:lineRule="auto"/>
        <w:jc w:val="left"/>
        <w:rPr>
          <w:sz w:val="20"/>
          <w:szCs w:val="20"/>
        </w:rPr>
      </w:pPr>
    </w:p>
    <w:p w14:paraId="6A269084" w14:textId="77777777" w:rsidR="00696A5A" w:rsidRPr="008E4C86" w:rsidRDefault="00696A5A" w:rsidP="002A65D9">
      <w:pPr>
        <w:spacing w:line="240" w:lineRule="auto"/>
        <w:jc w:val="left"/>
        <w:rPr>
          <w:sz w:val="20"/>
          <w:szCs w:val="20"/>
        </w:rPr>
      </w:pPr>
      <w:r w:rsidRPr="008E4C86">
        <w:rPr>
          <w:sz w:val="20"/>
          <w:szCs w:val="20"/>
        </w:rPr>
        <w:t xml:space="preserve">    // Save score</w:t>
      </w:r>
    </w:p>
    <w:p w14:paraId="6482F90F"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ofstream</w:t>
      </w:r>
      <w:proofErr w:type="spellEnd"/>
      <w:r w:rsidRPr="008E4C86">
        <w:rPr>
          <w:sz w:val="20"/>
          <w:szCs w:val="20"/>
        </w:rPr>
        <w:t xml:space="preserve"> </w:t>
      </w:r>
      <w:proofErr w:type="spellStart"/>
      <w:proofErr w:type="gramStart"/>
      <w:r w:rsidRPr="008E4C86">
        <w:rPr>
          <w:sz w:val="20"/>
          <w:szCs w:val="20"/>
        </w:rPr>
        <w:t>sfile</w:t>
      </w:r>
      <w:proofErr w:type="spellEnd"/>
      <w:r w:rsidRPr="008E4C86">
        <w:rPr>
          <w:sz w:val="20"/>
          <w:szCs w:val="20"/>
        </w:rPr>
        <w:t>(</w:t>
      </w:r>
      <w:proofErr w:type="gramEnd"/>
      <w:r w:rsidRPr="008E4C86">
        <w:rPr>
          <w:sz w:val="20"/>
          <w:szCs w:val="20"/>
        </w:rPr>
        <w:t xml:space="preserve">"scores.txt", </w:t>
      </w:r>
      <w:proofErr w:type="spellStart"/>
      <w:proofErr w:type="gramStart"/>
      <w:r w:rsidRPr="008E4C86">
        <w:rPr>
          <w:sz w:val="20"/>
          <w:szCs w:val="20"/>
        </w:rPr>
        <w:t>ios</w:t>
      </w:r>
      <w:proofErr w:type="spellEnd"/>
      <w:r w:rsidRPr="008E4C86">
        <w:rPr>
          <w:sz w:val="20"/>
          <w:szCs w:val="20"/>
        </w:rPr>
        <w:t>::</w:t>
      </w:r>
      <w:proofErr w:type="gramEnd"/>
      <w:r w:rsidRPr="008E4C86">
        <w:rPr>
          <w:sz w:val="20"/>
          <w:szCs w:val="20"/>
        </w:rPr>
        <w:t>app);</w:t>
      </w:r>
    </w:p>
    <w:p w14:paraId="0F999DE0"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sfile</w:t>
      </w:r>
      <w:proofErr w:type="spellEnd"/>
      <w:r w:rsidRPr="008E4C86">
        <w:rPr>
          <w:sz w:val="20"/>
          <w:szCs w:val="20"/>
        </w:rPr>
        <w:t xml:space="preserve"> &lt;&lt; user &lt;&lt; " Score: " &lt;&lt; score &lt;&lt; </w:t>
      </w:r>
      <w:proofErr w:type="spellStart"/>
      <w:r w:rsidRPr="008E4C86">
        <w:rPr>
          <w:sz w:val="20"/>
          <w:szCs w:val="20"/>
        </w:rPr>
        <w:t>endl</w:t>
      </w:r>
      <w:proofErr w:type="spellEnd"/>
      <w:r w:rsidRPr="008E4C86">
        <w:rPr>
          <w:sz w:val="20"/>
          <w:szCs w:val="20"/>
        </w:rPr>
        <w:t>;</w:t>
      </w:r>
    </w:p>
    <w:p w14:paraId="134A63A8"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proofErr w:type="gramStart"/>
      <w:r w:rsidRPr="008E4C86">
        <w:rPr>
          <w:sz w:val="20"/>
          <w:szCs w:val="20"/>
        </w:rPr>
        <w:t>sfile.close</w:t>
      </w:r>
      <w:proofErr w:type="spellEnd"/>
      <w:proofErr w:type="gramEnd"/>
      <w:r w:rsidRPr="008E4C86">
        <w:rPr>
          <w:sz w:val="20"/>
          <w:szCs w:val="20"/>
        </w:rPr>
        <w:t>();</w:t>
      </w:r>
    </w:p>
    <w:p w14:paraId="27DDF03C" w14:textId="77777777" w:rsidR="00696A5A" w:rsidRPr="008E4C86" w:rsidRDefault="00696A5A" w:rsidP="002A65D9">
      <w:pPr>
        <w:spacing w:line="240" w:lineRule="auto"/>
        <w:jc w:val="left"/>
        <w:rPr>
          <w:sz w:val="20"/>
          <w:szCs w:val="20"/>
        </w:rPr>
      </w:pPr>
      <w:r w:rsidRPr="008E4C86">
        <w:rPr>
          <w:sz w:val="20"/>
          <w:szCs w:val="20"/>
        </w:rPr>
        <w:t>}</w:t>
      </w:r>
    </w:p>
    <w:p w14:paraId="0855FD39" w14:textId="77777777" w:rsidR="00696A5A" w:rsidRPr="008E4C86" w:rsidRDefault="00696A5A" w:rsidP="002A65D9">
      <w:pPr>
        <w:spacing w:line="240" w:lineRule="auto"/>
        <w:jc w:val="left"/>
        <w:rPr>
          <w:sz w:val="20"/>
          <w:szCs w:val="20"/>
        </w:rPr>
      </w:pPr>
    </w:p>
    <w:p w14:paraId="65E03BDC" w14:textId="77777777" w:rsidR="00696A5A" w:rsidRPr="008E4C86" w:rsidRDefault="00696A5A" w:rsidP="002A65D9">
      <w:pPr>
        <w:spacing w:line="240" w:lineRule="auto"/>
        <w:jc w:val="left"/>
        <w:rPr>
          <w:sz w:val="20"/>
          <w:szCs w:val="20"/>
        </w:rPr>
      </w:pPr>
      <w:r w:rsidRPr="008E4C86">
        <w:rPr>
          <w:sz w:val="20"/>
          <w:szCs w:val="20"/>
        </w:rPr>
        <w:t>// ================= MAIN =================</w:t>
      </w:r>
    </w:p>
    <w:p w14:paraId="6665640D" w14:textId="77777777" w:rsidR="00696A5A" w:rsidRPr="008E4C86" w:rsidRDefault="00696A5A" w:rsidP="002A65D9">
      <w:pPr>
        <w:spacing w:line="240" w:lineRule="auto"/>
        <w:jc w:val="left"/>
        <w:rPr>
          <w:sz w:val="20"/>
          <w:szCs w:val="20"/>
        </w:rPr>
      </w:pPr>
      <w:r w:rsidRPr="008E4C86">
        <w:rPr>
          <w:sz w:val="20"/>
          <w:szCs w:val="20"/>
        </w:rPr>
        <w:t xml:space="preserve">int </w:t>
      </w:r>
      <w:proofErr w:type="gramStart"/>
      <w:r w:rsidRPr="008E4C86">
        <w:rPr>
          <w:sz w:val="20"/>
          <w:szCs w:val="20"/>
        </w:rPr>
        <w:t>main(</w:t>
      </w:r>
      <w:proofErr w:type="gramEnd"/>
      <w:r w:rsidRPr="008E4C86">
        <w:rPr>
          <w:sz w:val="20"/>
          <w:szCs w:val="20"/>
        </w:rPr>
        <w:t>) {</w:t>
      </w:r>
    </w:p>
    <w:p w14:paraId="5ABC2D99" w14:textId="77777777" w:rsidR="00696A5A" w:rsidRPr="008E4C86" w:rsidRDefault="00696A5A" w:rsidP="002A65D9">
      <w:pPr>
        <w:spacing w:line="240" w:lineRule="auto"/>
        <w:jc w:val="left"/>
        <w:rPr>
          <w:sz w:val="20"/>
          <w:szCs w:val="20"/>
        </w:rPr>
      </w:pPr>
      <w:r w:rsidRPr="008E4C86">
        <w:rPr>
          <w:sz w:val="20"/>
          <w:szCs w:val="20"/>
        </w:rPr>
        <w:t xml:space="preserve">    int choice;</w:t>
      </w:r>
    </w:p>
    <w:p w14:paraId="002E2F7C" w14:textId="77777777" w:rsidR="00696A5A" w:rsidRPr="008E4C86" w:rsidRDefault="00696A5A" w:rsidP="002A65D9">
      <w:pPr>
        <w:spacing w:line="240" w:lineRule="auto"/>
        <w:jc w:val="left"/>
        <w:rPr>
          <w:sz w:val="20"/>
          <w:szCs w:val="20"/>
        </w:rPr>
      </w:pPr>
      <w:r w:rsidRPr="008E4C86">
        <w:rPr>
          <w:sz w:val="20"/>
          <w:szCs w:val="20"/>
        </w:rPr>
        <w:t xml:space="preserve">    string user;</w:t>
      </w:r>
    </w:p>
    <w:p w14:paraId="06E066EA" w14:textId="77777777" w:rsidR="00696A5A" w:rsidRPr="008E4C86" w:rsidRDefault="00696A5A" w:rsidP="002A65D9">
      <w:pPr>
        <w:spacing w:line="240" w:lineRule="auto"/>
        <w:jc w:val="left"/>
        <w:rPr>
          <w:sz w:val="20"/>
          <w:szCs w:val="20"/>
        </w:rPr>
      </w:pPr>
    </w:p>
    <w:p w14:paraId="69D8E1B1" w14:textId="77777777" w:rsidR="00696A5A" w:rsidRPr="008E4C86" w:rsidRDefault="00696A5A" w:rsidP="002A65D9">
      <w:pPr>
        <w:spacing w:line="240" w:lineRule="auto"/>
        <w:jc w:val="left"/>
        <w:rPr>
          <w:sz w:val="20"/>
          <w:szCs w:val="20"/>
        </w:rPr>
      </w:pPr>
      <w:r w:rsidRPr="008E4C86">
        <w:rPr>
          <w:sz w:val="20"/>
          <w:szCs w:val="20"/>
        </w:rPr>
        <w:t xml:space="preserve">    while (true) {</w:t>
      </w:r>
    </w:p>
    <w:p w14:paraId="405744D8"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"\n===== MAIN MENU =====\n";</w:t>
      </w:r>
    </w:p>
    <w:p w14:paraId="6EF8DF31"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"1. Login\n";</w:t>
      </w:r>
    </w:p>
    <w:p w14:paraId="5C975B00"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"2. Signup\n";</w:t>
      </w:r>
    </w:p>
    <w:p w14:paraId="358B071C"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"3. Exit\n";</w:t>
      </w:r>
    </w:p>
    <w:p w14:paraId="319C9D88"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"Enter choice: ";</w:t>
      </w:r>
    </w:p>
    <w:p w14:paraId="60543482"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cin</w:t>
      </w:r>
      <w:proofErr w:type="spellEnd"/>
      <w:r w:rsidRPr="008E4C86">
        <w:rPr>
          <w:sz w:val="20"/>
          <w:szCs w:val="20"/>
        </w:rPr>
        <w:t xml:space="preserve"> &gt;&gt; choice;</w:t>
      </w:r>
    </w:p>
    <w:p w14:paraId="196F51B8" w14:textId="77777777" w:rsidR="00696A5A" w:rsidRPr="008E4C86" w:rsidRDefault="00696A5A" w:rsidP="002A65D9">
      <w:pPr>
        <w:spacing w:line="240" w:lineRule="auto"/>
        <w:jc w:val="left"/>
        <w:rPr>
          <w:sz w:val="20"/>
          <w:szCs w:val="20"/>
        </w:rPr>
      </w:pPr>
    </w:p>
    <w:p w14:paraId="5E9EC84C" w14:textId="77777777" w:rsidR="00696A5A" w:rsidRPr="008E4C86" w:rsidRDefault="00696A5A" w:rsidP="002A65D9">
      <w:pPr>
        <w:spacing w:line="240" w:lineRule="auto"/>
        <w:jc w:val="left"/>
        <w:rPr>
          <w:sz w:val="20"/>
          <w:szCs w:val="20"/>
        </w:rPr>
      </w:pPr>
      <w:r w:rsidRPr="008E4C86">
        <w:rPr>
          <w:sz w:val="20"/>
          <w:szCs w:val="20"/>
        </w:rPr>
        <w:t xml:space="preserve">        switch (choice) {</w:t>
      </w:r>
    </w:p>
    <w:p w14:paraId="0C76FE41" w14:textId="77777777" w:rsidR="00696A5A" w:rsidRPr="008E4C86" w:rsidRDefault="00696A5A" w:rsidP="002A65D9">
      <w:pPr>
        <w:spacing w:line="240" w:lineRule="auto"/>
        <w:jc w:val="left"/>
        <w:rPr>
          <w:sz w:val="20"/>
          <w:szCs w:val="20"/>
        </w:rPr>
      </w:pPr>
      <w:r w:rsidRPr="008E4C86">
        <w:rPr>
          <w:sz w:val="20"/>
          <w:szCs w:val="20"/>
        </w:rPr>
        <w:t xml:space="preserve">            case 1:</w:t>
      </w:r>
    </w:p>
    <w:p w14:paraId="4C04B3A4" w14:textId="77777777" w:rsidR="00696A5A" w:rsidRPr="008E4C86" w:rsidRDefault="00696A5A" w:rsidP="002A65D9">
      <w:pPr>
        <w:spacing w:line="240" w:lineRule="auto"/>
        <w:jc w:val="left"/>
        <w:rPr>
          <w:sz w:val="20"/>
          <w:szCs w:val="20"/>
        </w:rPr>
      </w:pPr>
      <w:r w:rsidRPr="008E4C86">
        <w:rPr>
          <w:sz w:val="20"/>
          <w:szCs w:val="20"/>
        </w:rPr>
        <w:t xml:space="preserve">                if (login(user)) {</w:t>
      </w:r>
    </w:p>
    <w:p w14:paraId="6B6C84F9"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playGame</w:t>
      </w:r>
      <w:proofErr w:type="spellEnd"/>
      <w:r w:rsidRPr="008E4C86">
        <w:rPr>
          <w:sz w:val="20"/>
          <w:szCs w:val="20"/>
        </w:rPr>
        <w:t>(user);</w:t>
      </w:r>
    </w:p>
    <w:p w14:paraId="3D3641F6" w14:textId="77777777" w:rsidR="00696A5A" w:rsidRPr="008E4C86" w:rsidRDefault="00696A5A" w:rsidP="002A65D9">
      <w:pPr>
        <w:spacing w:line="240" w:lineRule="auto"/>
        <w:jc w:val="left"/>
        <w:rPr>
          <w:sz w:val="20"/>
          <w:szCs w:val="20"/>
        </w:rPr>
      </w:pPr>
      <w:r w:rsidRPr="008E4C86">
        <w:rPr>
          <w:sz w:val="20"/>
          <w:szCs w:val="20"/>
        </w:rPr>
        <w:t xml:space="preserve">                }</w:t>
      </w:r>
    </w:p>
    <w:p w14:paraId="658D5DCC" w14:textId="77777777" w:rsidR="00696A5A" w:rsidRPr="008E4C86" w:rsidRDefault="00696A5A" w:rsidP="002A65D9">
      <w:pPr>
        <w:spacing w:line="240" w:lineRule="auto"/>
        <w:jc w:val="left"/>
        <w:rPr>
          <w:sz w:val="20"/>
          <w:szCs w:val="20"/>
        </w:rPr>
      </w:pPr>
      <w:r w:rsidRPr="008E4C86">
        <w:rPr>
          <w:sz w:val="20"/>
          <w:szCs w:val="20"/>
        </w:rPr>
        <w:t xml:space="preserve">                break;</w:t>
      </w:r>
    </w:p>
    <w:p w14:paraId="7B54365E" w14:textId="77777777" w:rsidR="00696A5A" w:rsidRPr="008E4C86" w:rsidRDefault="00696A5A" w:rsidP="002A65D9">
      <w:pPr>
        <w:spacing w:line="240" w:lineRule="auto"/>
        <w:jc w:val="left"/>
        <w:rPr>
          <w:sz w:val="20"/>
          <w:szCs w:val="20"/>
        </w:rPr>
      </w:pPr>
    </w:p>
    <w:p w14:paraId="68B6BD7D" w14:textId="77777777" w:rsidR="00696A5A" w:rsidRPr="008E4C86" w:rsidRDefault="00696A5A" w:rsidP="002A65D9">
      <w:pPr>
        <w:spacing w:line="240" w:lineRule="auto"/>
        <w:jc w:val="left"/>
        <w:rPr>
          <w:sz w:val="20"/>
          <w:szCs w:val="20"/>
        </w:rPr>
      </w:pPr>
      <w:r w:rsidRPr="008E4C86">
        <w:rPr>
          <w:sz w:val="20"/>
          <w:szCs w:val="20"/>
        </w:rPr>
        <w:t xml:space="preserve">            case 2:</w:t>
      </w:r>
    </w:p>
    <w:p w14:paraId="459062AA" w14:textId="77777777" w:rsidR="00696A5A" w:rsidRPr="008E4C86" w:rsidRDefault="00696A5A" w:rsidP="002A65D9">
      <w:pPr>
        <w:spacing w:line="240" w:lineRule="auto"/>
        <w:jc w:val="left"/>
        <w:rPr>
          <w:sz w:val="20"/>
          <w:szCs w:val="20"/>
        </w:rPr>
      </w:pPr>
      <w:r w:rsidRPr="008E4C86">
        <w:rPr>
          <w:sz w:val="20"/>
          <w:szCs w:val="20"/>
        </w:rPr>
        <w:t xml:space="preserve">                </w:t>
      </w:r>
      <w:proofErr w:type="gramStart"/>
      <w:r w:rsidRPr="008E4C86">
        <w:rPr>
          <w:sz w:val="20"/>
          <w:szCs w:val="20"/>
        </w:rPr>
        <w:t>signup(</w:t>
      </w:r>
      <w:proofErr w:type="gramEnd"/>
      <w:r w:rsidRPr="008E4C86">
        <w:rPr>
          <w:sz w:val="20"/>
          <w:szCs w:val="20"/>
        </w:rPr>
        <w:t>);</w:t>
      </w:r>
    </w:p>
    <w:p w14:paraId="4F25F012" w14:textId="77777777" w:rsidR="00696A5A" w:rsidRPr="008E4C86" w:rsidRDefault="00696A5A" w:rsidP="002A65D9">
      <w:pPr>
        <w:spacing w:line="240" w:lineRule="auto"/>
        <w:jc w:val="left"/>
        <w:rPr>
          <w:sz w:val="20"/>
          <w:szCs w:val="20"/>
        </w:rPr>
      </w:pPr>
      <w:r w:rsidRPr="008E4C86">
        <w:rPr>
          <w:sz w:val="20"/>
          <w:szCs w:val="20"/>
        </w:rPr>
        <w:t xml:space="preserve">                break;</w:t>
      </w:r>
    </w:p>
    <w:p w14:paraId="7D77B3FC" w14:textId="77777777" w:rsidR="00696A5A" w:rsidRPr="008E4C86" w:rsidRDefault="00696A5A" w:rsidP="002A65D9">
      <w:pPr>
        <w:spacing w:line="240" w:lineRule="auto"/>
        <w:jc w:val="left"/>
        <w:rPr>
          <w:sz w:val="20"/>
          <w:szCs w:val="20"/>
        </w:rPr>
      </w:pPr>
    </w:p>
    <w:p w14:paraId="7440B564" w14:textId="77777777" w:rsidR="00696A5A" w:rsidRPr="008E4C86" w:rsidRDefault="00696A5A" w:rsidP="002A65D9">
      <w:pPr>
        <w:spacing w:line="240" w:lineRule="auto"/>
        <w:jc w:val="left"/>
        <w:rPr>
          <w:sz w:val="20"/>
          <w:szCs w:val="20"/>
        </w:rPr>
      </w:pPr>
      <w:r w:rsidRPr="008E4C86">
        <w:rPr>
          <w:sz w:val="20"/>
          <w:szCs w:val="20"/>
        </w:rPr>
        <w:t xml:space="preserve">            case 3:</w:t>
      </w:r>
    </w:p>
    <w:p w14:paraId="717BBE6D"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"Thank </w:t>
      </w:r>
      <w:proofErr w:type="gramStart"/>
      <w:r w:rsidRPr="008E4C86">
        <w:rPr>
          <w:sz w:val="20"/>
          <w:szCs w:val="20"/>
        </w:rPr>
        <w:t>You!\</w:t>
      </w:r>
      <w:proofErr w:type="gramEnd"/>
      <w:r w:rsidRPr="008E4C86">
        <w:rPr>
          <w:sz w:val="20"/>
          <w:szCs w:val="20"/>
        </w:rPr>
        <w:t>n";</w:t>
      </w:r>
    </w:p>
    <w:p w14:paraId="33455A9A" w14:textId="77777777" w:rsidR="00696A5A" w:rsidRPr="008E4C86" w:rsidRDefault="00696A5A" w:rsidP="002A65D9">
      <w:pPr>
        <w:spacing w:line="240" w:lineRule="auto"/>
        <w:jc w:val="left"/>
        <w:rPr>
          <w:sz w:val="20"/>
          <w:szCs w:val="20"/>
        </w:rPr>
      </w:pPr>
      <w:r w:rsidRPr="008E4C86">
        <w:rPr>
          <w:sz w:val="20"/>
          <w:szCs w:val="20"/>
        </w:rPr>
        <w:t xml:space="preserve">                return 0;</w:t>
      </w:r>
    </w:p>
    <w:p w14:paraId="06B19B4B" w14:textId="77777777" w:rsidR="00696A5A" w:rsidRPr="008E4C86" w:rsidRDefault="00696A5A" w:rsidP="002A65D9">
      <w:pPr>
        <w:spacing w:line="240" w:lineRule="auto"/>
        <w:jc w:val="left"/>
        <w:rPr>
          <w:sz w:val="20"/>
          <w:szCs w:val="20"/>
        </w:rPr>
      </w:pPr>
    </w:p>
    <w:p w14:paraId="669F3B73" w14:textId="77777777" w:rsidR="00696A5A" w:rsidRPr="008E4C86" w:rsidRDefault="00696A5A" w:rsidP="002A65D9">
      <w:pPr>
        <w:spacing w:line="240" w:lineRule="auto"/>
        <w:jc w:val="left"/>
        <w:rPr>
          <w:sz w:val="20"/>
          <w:szCs w:val="20"/>
        </w:rPr>
      </w:pPr>
      <w:r w:rsidRPr="008E4C86">
        <w:rPr>
          <w:sz w:val="20"/>
          <w:szCs w:val="20"/>
        </w:rPr>
        <w:t xml:space="preserve">            default:</w:t>
      </w:r>
    </w:p>
    <w:p w14:paraId="05B89541" w14:textId="77777777" w:rsidR="00696A5A" w:rsidRPr="008E4C86" w:rsidRDefault="00696A5A" w:rsidP="002A65D9">
      <w:pPr>
        <w:spacing w:line="240" w:lineRule="auto"/>
        <w:jc w:val="left"/>
        <w:rPr>
          <w:sz w:val="20"/>
          <w:szCs w:val="20"/>
        </w:rPr>
      </w:pPr>
      <w:r w:rsidRPr="008E4C86">
        <w:rPr>
          <w:sz w:val="20"/>
          <w:szCs w:val="20"/>
        </w:rPr>
        <w:t xml:space="preserve">                </w:t>
      </w:r>
      <w:proofErr w:type="spellStart"/>
      <w:r w:rsidRPr="008E4C86">
        <w:rPr>
          <w:sz w:val="20"/>
          <w:szCs w:val="20"/>
        </w:rPr>
        <w:t>cout</w:t>
      </w:r>
      <w:proofErr w:type="spellEnd"/>
      <w:r w:rsidRPr="008E4C86">
        <w:rPr>
          <w:sz w:val="20"/>
          <w:szCs w:val="20"/>
        </w:rPr>
        <w:t xml:space="preserve"> &lt;&lt; "Invalid Choice! Try again.\n";</w:t>
      </w:r>
    </w:p>
    <w:p w14:paraId="060F33B0" w14:textId="77777777" w:rsidR="002E53F1" w:rsidRDefault="00696A5A" w:rsidP="002A65D9">
      <w:pPr>
        <w:spacing w:line="240" w:lineRule="auto"/>
        <w:jc w:val="left"/>
        <w:rPr>
          <w:sz w:val="20"/>
          <w:szCs w:val="20"/>
        </w:rPr>
      </w:pPr>
      <w:r w:rsidRPr="008E4C86">
        <w:rPr>
          <w:sz w:val="20"/>
          <w:szCs w:val="20"/>
        </w:rPr>
        <w:t xml:space="preserve">        }</w:t>
      </w:r>
    </w:p>
    <w:p w14:paraId="1FEECBD6" w14:textId="13A81BC8" w:rsidR="00CE39E0" w:rsidRDefault="00696A5A" w:rsidP="002A65D9">
      <w:pPr>
        <w:spacing w:line="240" w:lineRule="auto"/>
        <w:jc w:val="left"/>
        <w:rPr>
          <w:sz w:val="20"/>
          <w:szCs w:val="20"/>
        </w:rPr>
      </w:pPr>
      <w:r w:rsidRPr="008E4C86">
        <w:rPr>
          <w:sz w:val="20"/>
          <w:szCs w:val="20"/>
        </w:rPr>
        <w:t>}</w:t>
      </w:r>
      <w:r w:rsidR="00236741" w:rsidRPr="008E4C86">
        <w:rPr>
          <w:sz w:val="20"/>
          <w:szCs w:val="20"/>
        </w:rPr>
        <w:t xml:space="preserve">      </w:t>
      </w:r>
    </w:p>
    <w:p w14:paraId="67C53494" w14:textId="33C97D87" w:rsidR="002A65D9" w:rsidRPr="00AF5428" w:rsidRDefault="00EB2655" w:rsidP="002A65D9">
      <w:pPr>
        <w:spacing w:line="240" w:lineRule="auto"/>
        <w:jc w:val="left"/>
        <w:rPr>
          <w:sz w:val="20"/>
          <w:szCs w:val="20"/>
        </w:rPr>
      </w:pPr>
      <w:r>
        <w:rPr>
          <w:sz w:val="20"/>
          <w:szCs w:val="20"/>
        </w:rPr>
        <w:t>}</w:t>
      </w:r>
    </w:p>
    <w:p w14:paraId="73D375D4" w14:textId="77777777" w:rsidR="002A65D9" w:rsidRDefault="002A65D9" w:rsidP="00CE39E0">
      <w:pPr>
        <w:spacing w:line="276" w:lineRule="auto"/>
        <w:ind w:left="0" w:firstLine="0"/>
        <w:jc w:val="left"/>
        <w:rPr>
          <w:b/>
          <w:bCs/>
          <w:sz w:val="36"/>
          <w:szCs w:val="36"/>
        </w:rPr>
      </w:pPr>
    </w:p>
    <w:p w14:paraId="79CABAFB" w14:textId="77777777" w:rsidR="002A65D9" w:rsidRDefault="002A65D9" w:rsidP="00CE39E0">
      <w:pPr>
        <w:spacing w:line="276" w:lineRule="auto"/>
        <w:ind w:left="0" w:firstLine="0"/>
        <w:jc w:val="left"/>
        <w:rPr>
          <w:b/>
          <w:bCs/>
          <w:sz w:val="36"/>
          <w:szCs w:val="36"/>
        </w:rPr>
      </w:pPr>
    </w:p>
    <w:p w14:paraId="0FB56D06" w14:textId="77777777" w:rsidR="002A65D9" w:rsidRDefault="002A65D9" w:rsidP="00CE39E0">
      <w:pPr>
        <w:spacing w:line="276" w:lineRule="auto"/>
        <w:ind w:left="0" w:firstLine="0"/>
        <w:jc w:val="left"/>
        <w:rPr>
          <w:b/>
          <w:bCs/>
          <w:sz w:val="36"/>
          <w:szCs w:val="36"/>
        </w:rPr>
      </w:pPr>
    </w:p>
    <w:p w14:paraId="10980799" w14:textId="77777777" w:rsidR="002A65D9" w:rsidRDefault="002A65D9" w:rsidP="00CE39E0">
      <w:pPr>
        <w:spacing w:line="276" w:lineRule="auto"/>
        <w:ind w:left="0" w:firstLine="0"/>
        <w:jc w:val="left"/>
        <w:rPr>
          <w:b/>
          <w:bCs/>
          <w:sz w:val="36"/>
          <w:szCs w:val="36"/>
        </w:rPr>
      </w:pPr>
    </w:p>
    <w:p w14:paraId="413DACCA" w14:textId="77777777" w:rsidR="002A65D9" w:rsidRDefault="002A65D9" w:rsidP="00CE39E0">
      <w:pPr>
        <w:spacing w:line="276" w:lineRule="auto"/>
        <w:ind w:left="0" w:firstLine="0"/>
        <w:jc w:val="left"/>
        <w:rPr>
          <w:b/>
          <w:bCs/>
          <w:sz w:val="36"/>
          <w:szCs w:val="36"/>
        </w:rPr>
      </w:pPr>
    </w:p>
    <w:p w14:paraId="0CC90B09" w14:textId="77777777" w:rsidR="00EC5E4D" w:rsidRDefault="00EC5E4D" w:rsidP="00CE39E0">
      <w:pPr>
        <w:spacing w:line="276" w:lineRule="auto"/>
        <w:ind w:left="0" w:firstLine="0"/>
        <w:jc w:val="left"/>
        <w:rPr>
          <w:b/>
          <w:bCs/>
          <w:sz w:val="36"/>
          <w:szCs w:val="36"/>
        </w:rPr>
      </w:pPr>
    </w:p>
    <w:p w14:paraId="7D1C1F93" w14:textId="2AEE2332" w:rsidR="002F76C9" w:rsidRPr="002F76C9" w:rsidRDefault="00937C77" w:rsidP="00CE39E0">
      <w:pPr>
        <w:spacing w:line="276" w:lineRule="auto"/>
        <w:ind w:left="0" w:firstLine="0"/>
        <w:jc w:val="left"/>
        <w:rPr>
          <w:sz w:val="20"/>
          <w:szCs w:val="20"/>
        </w:rPr>
      </w:pPr>
      <w:r w:rsidRPr="007B622D">
        <w:rPr>
          <w:b/>
          <w:bCs/>
          <w:sz w:val="36"/>
          <w:szCs w:val="36"/>
        </w:rPr>
        <w:lastRenderedPageBreak/>
        <w:t xml:space="preserve">Output </w:t>
      </w:r>
    </w:p>
    <w:p w14:paraId="3AF44BE1" w14:textId="23E170A0" w:rsidR="002F76C9" w:rsidRDefault="00CE39E0" w:rsidP="002F76C9">
      <w:pPr>
        <w:spacing w:line="276" w:lineRule="auto"/>
        <w:jc w:val="left"/>
      </w:pPr>
      <w:r>
        <w:rPr>
          <w:noProof/>
        </w:rPr>
        <w:drawing>
          <wp:inline distT="0" distB="0" distL="0" distR="0" wp14:anchorId="1AAA5F1A" wp14:editId="150F2C09">
            <wp:extent cx="3725425" cy="2294255"/>
            <wp:effectExtent l="0" t="0" r="8890" b="0"/>
            <wp:docPr id="8287023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02393" name="Picture 828702393"/>
                    <pic:cNvPicPr/>
                  </pic:nvPicPr>
                  <pic:blipFill>
                    <a:blip r:embed="rId15">
                      <a:extLst>
                        <a:ext uri="{28A0092B-C50C-407E-A947-70E740481C1C}">
                          <a14:useLocalDpi xmlns:a14="http://schemas.microsoft.com/office/drawing/2010/main" val="0"/>
                        </a:ext>
                      </a:extLst>
                    </a:blip>
                    <a:stretch>
                      <a:fillRect/>
                    </a:stretch>
                  </pic:blipFill>
                  <pic:spPr>
                    <a:xfrm>
                      <a:off x="0" y="0"/>
                      <a:ext cx="3817792" cy="2351138"/>
                    </a:xfrm>
                    <a:prstGeom prst="rect">
                      <a:avLst/>
                    </a:prstGeom>
                  </pic:spPr>
                </pic:pic>
              </a:graphicData>
            </a:graphic>
          </wp:inline>
        </w:drawing>
      </w:r>
      <w:r>
        <w:rPr>
          <w:noProof/>
        </w:rPr>
        <w:drawing>
          <wp:inline distT="0" distB="0" distL="0" distR="0" wp14:anchorId="7DCD61A2" wp14:editId="4B277631">
            <wp:extent cx="3741420" cy="2466975"/>
            <wp:effectExtent l="0" t="0" r="0" b="9525"/>
            <wp:docPr id="15437001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00114" name="Picture 1543700114"/>
                    <pic:cNvPicPr/>
                  </pic:nvPicPr>
                  <pic:blipFill>
                    <a:blip r:embed="rId16">
                      <a:extLst>
                        <a:ext uri="{28A0092B-C50C-407E-A947-70E740481C1C}">
                          <a14:useLocalDpi xmlns:a14="http://schemas.microsoft.com/office/drawing/2010/main" val="0"/>
                        </a:ext>
                      </a:extLst>
                    </a:blip>
                    <a:stretch>
                      <a:fillRect/>
                    </a:stretch>
                  </pic:blipFill>
                  <pic:spPr>
                    <a:xfrm>
                      <a:off x="0" y="0"/>
                      <a:ext cx="3741943" cy="2467320"/>
                    </a:xfrm>
                    <a:prstGeom prst="rect">
                      <a:avLst/>
                    </a:prstGeom>
                  </pic:spPr>
                </pic:pic>
              </a:graphicData>
            </a:graphic>
          </wp:inline>
        </w:drawing>
      </w:r>
    </w:p>
    <w:p w14:paraId="6E77C9CA" w14:textId="21A57E6A" w:rsidR="00CB4101" w:rsidRDefault="003471F9" w:rsidP="002F76C9">
      <w:pPr>
        <w:spacing w:line="276" w:lineRule="auto"/>
        <w:ind w:left="271" w:firstLine="0"/>
        <w:jc w:val="left"/>
      </w:pPr>
      <w:r>
        <w:rPr>
          <w:noProof/>
        </w:rPr>
        <w:lastRenderedPageBreak/>
        <w:drawing>
          <wp:inline distT="0" distB="0" distL="0" distR="0" wp14:anchorId="64EF7861" wp14:editId="51EA1334">
            <wp:extent cx="4334480" cy="4067743"/>
            <wp:effectExtent l="0" t="0" r="9525" b="9525"/>
            <wp:docPr id="5833966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96657" name="Picture 583396657"/>
                    <pic:cNvPicPr/>
                  </pic:nvPicPr>
                  <pic:blipFill>
                    <a:blip r:embed="rId17">
                      <a:extLst>
                        <a:ext uri="{28A0092B-C50C-407E-A947-70E740481C1C}">
                          <a14:useLocalDpi xmlns:a14="http://schemas.microsoft.com/office/drawing/2010/main" val="0"/>
                        </a:ext>
                      </a:extLst>
                    </a:blip>
                    <a:stretch>
                      <a:fillRect/>
                    </a:stretch>
                  </pic:blipFill>
                  <pic:spPr>
                    <a:xfrm>
                      <a:off x="0" y="0"/>
                      <a:ext cx="4334480" cy="4067743"/>
                    </a:xfrm>
                    <a:prstGeom prst="rect">
                      <a:avLst/>
                    </a:prstGeom>
                  </pic:spPr>
                </pic:pic>
              </a:graphicData>
            </a:graphic>
          </wp:inline>
        </w:drawing>
      </w:r>
      <w:r>
        <w:rPr>
          <w:noProof/>
        </w:rPr>
        <w:lastRenderedPageBreak/>
        <w:drawing>
          <wp:inline distT="0" distB="0" distL="0" distR="0" wp14:anchorId="36B787D9" wp14:editId="39E36134">
            <wp:extent cx="5410200" cy="4389120"/>
            <wp:effectExtent l="0" t="0" r="0" b="0"/>
            <wp:docPr id="101725614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56145" name="Picture 1017256145"/>
                    <pic:cNvPicPr/>
                  </pic:nvPicPr>
                  <pic:blipFill>
                    <a:blip r:embed="rId18">
                      <a:extLst>
                        <a:ext uri="{28A0092B-C50C-407E-A947-70E740481C1C}">
                          <a14:useLocalDpi xmlns:a14="http://schemas.microsoft.com/office/drawing/2010/main" val="0"/>
                        </a:ext>
                      </a:extLst>
                    </a:blip>
                    <a:stretch>
                      <a:fillRect/>
                    </a:stretch>
                  </pic:blipFill>
                  <pic:spPr>
                    <a:xfrm>
                      <a:off x="0" y="0"/>
                      <a:ext cx="5410344" cy="4389237"/>
                    </a:xfrm>
                    <a:prstGeom prst="rect">
                      <a:avLst/>
                    </a:prstGeom>
                  </pic:spPr>
                </pic:pic>
              </a:graphicData>
            </a:graphic>
          </wp:inline>
        </w:drawing>
      </w:r>
    </w:p>
    <w:p w14:paraId="04854C2A" w14:textId="471D6DCA" w:rsidR="00CB4101" w:rsidRDefault="00937C77" w:rsidP="006D738E">
      <w:pPr>
        <w:spacing w:line="276" w:lineRule="auto"/>
      </w:pPr>
      <w:r>
        <w:t xml:space="preserve"> </w:t>
      </w:r>
    </w:p>
    <w:p w14:paraId="08C78B74" w14:textId="0149091D" w:rsidR="00CB4101" w:rsidRDefault="00937C77" w:rsidP="006D738E">
      <w:pPr>
        <w:spacing w:line="276" w:lineRule="auto"/>
      </w:pPr>
      <w:r>
        <w:t xml:space="preserve"> </w:t>
      </w:r>
    </w:p>
    <w:p w14:paraId="60646860" w14:textId="77777777" w:rsidR="006D738E" w:rsidRDefault="006D738E" w:rsidP="00251240"/>
    <w:p w14:paraId="7689416E" w14:textId="77777777" w:rsidR="00A7716A" w:rsidRDefault="00A7716A" w:rsidP="00937C77">
      <w:pPr>
        <w:pStyle w:val="Heading1"/>
        <w:ind w:left="0"/>
        <w:jc w:val="left"/>
        <w:rPr>
          <w:b/>
          <w:bCs/>
          <w:sz w:val="28"/>
          <w:szCs w:val="16"/>
        </w:rPr>
      </w:pPr>
      <w:bookmarkStart w:id="8" w:name="_Toc228704946"/>
    </w:p>
    <w:p w14:paraId="3796B899" w14:textId="77777777" w:rsidR="00A7716A" w:rsidRDefault="00A7716A" w:rsidP="00937C77">
      <w:pPr>
        <w:pStyle w:val="Heading1"/>
        <w:ind w:left="0"/>
        <w:jc w:val="left"/>
        <w:rPr>
          <w:b/>
          <w:bCs/>
          <w:sz w:val="28"/>
          <w:szCs w:val="16"/>
        </w:rPr>
      </w:pPr>
    </w:p>
    <w:p w14:paraId="129C6455" w14:textId="423EFC1F" w:rsidR="00AB19CF" w:rsidRDefault="00AB19CF" w:rsidP="00937C77">
      <w:pPr>
        <w:pStyle w:val="Heading1"/>
        <w:ind w:left="0"/>
        <w:jc w:val="left"/>
        <w:rPr>
          <w:b/>
          <w:bCs/>
          <w:sz w:val="28"/>
          <w:szCs w:val="16"/>
        </w:rPr>
      </w:pPr>
    </w:p>
    <w:p w14:paraId="0D9DFA76" w14:textId="77777777" w:rsidR="00FB04EF" w:rsidRPr="00FB04EF" w:rsidRDefault="00FB04EF" w:rsidP="00FB04EF"/>
    <w:p w14:paraId="6879EA06" w14:textId="77777777" w:rsidR="00AB19CF" w:rsidRDefault="00AB19CF" w:rsidP="00937C77">
      <w:pPr>
        <w:pStyle w:val="Heading1"/>
        <w:ind w:left="0"/>
        <w:jc w:val="left"/>
        <w:rPr>
          <w:b/>
          <w:bCs/>
          <w:sz w:val="28"/>
          <w:szCs w:val="16"/>
        </w:rPr>
      </w:pPr>
    </w:p>
    <w:p w14:paraId="1963075A" w14:textId="77777777" w:rsidR="00AB19CF" w:rsidRDefault="00AB19CF" w:rsidP="00937C77">
      <w:pPr>
        <w:pStyle w:val="Heading1"/>
        <w:ind w:left="0"/>
        <w:jc w:val="left"/>
        <w:rPr>
          <w:b/>
          <w:bCs/>
          <w:sz w:val="28"/>
          <w:szCs w:val="16"/>
        </w:rPr>
      </w:pPr>
    </w:p>
    <w:p w14:paraId="63DF8728" w14:textId="77777777" w:rsidR="00EC5E4D" w:rsidRDefault="00EC5E4D" w:rsidP="00812716">
      <w:pPr>
        <w:spacing w:line="360" w:lineRule="auto"/>
        <w:rPr>
          <w:b/>
          <w:bCs/>
          <w:sz w:val="40"/>
          <w:szCs w:val="40"/>
        </w:rPr>
      </w:pPr>
    </w:p>
    <w:p w14:paraId="7DC63FA6" w14:textId="1301F250" w:rsidR="007B76DE" w:rsidRPr="003A2D47" w:rsidRDefault="00A7716A" w:rsidP="00812716">
      <w:pPr>
        <w:spacing w:line="360" w:lineRule="auto"/>
        <w:rPr>
          <w:b/>
          <w:bCs/>
          <w:sz w:val="40"/>
          <w:szCs w:val="40"/>
        </w:rPr>
      </w:pPr>
      <w:r w:rsidRPr="003A2D47">
        <w:rPr>
          <w:b/>
          <w:bCs/>
          <w:sz w:val="40"/>
          <w:szCs w:val="40"/>
        </w:rPr>
        <w:lastRenderedPageBreak/>
        <w:t>1</w:t>
      </w:r>
      <w:r w:rsidR="00410885">
        <w:rPr>
          <w:b/>
          <w:bCs/>
          <w:sz w:val="40"/>
          <w:szCs w:val="40"/>
        </w:rPr>
        <w:t>3</w:t>
      </w:r>
      <w:r w:rsidRPr="003A2D47">
        <w:rPr>
          <w:b/>
          <w:bCs/>
          <w:sz w:val="40"/>
          <w:szCs w:val="40"/>
        </w:rPr>
        <w:t>.Profile of two IT companies:</w:t>
      </w:r>
    </w:p>
    <w:p w14:paraId="7DC8478F" w14:textId="77777777" w:rsidR="00D36C34" w:rsidRPr="003A2D47" w:rsidRDefault="00D36C34" w:rsidP="00812716">
      <w:pPr>
        <w:spacing w:line="360" w:lineRule="auto"/>
        <w:rPr>
          <w:b/>
          <w:bCs/>
          <w:sz w:val="36"/>
          <w:szCs w:val="36"/>
        </w:rPr>
      </w:pPr>
      <w:r w:rsidRPr="003A2D47">
        <w:rPr>
          <w:b/>
          <w:bCs/>
          <w:sz w:val="36"/>
          <w:szCs w:val="36"/>
        </w:rPr>
        <w:t>1. Infosys</w:t>
      </w:r>
    </w:p>
    <w:p w14:paraId="076E2287" w14:textId="77777777" w:rsidR="00D36C34" w:rsidRPr="003A2D47" w:rsidRDefault="00D36C34" w:rsidP="00812716">
      <w:pPr>
        <w:spacing w:line="360" w:lineRule="auto"/>
        <w:rPr>
          <w:b/>
          <w:bCs/>
          <w:sz w:val="28"/>
          <w:szCs w:val="28"/>
        </w:rPr>
      </w:pPr>
      <w:r w:rsidRPr="003A2D47">
        <w:rPr>
          <w:b/>
          <w:bCs/>
          <w:sz w:val="28"/>
          <w:szCs w:val="28"/>
        </w:rPr>
        <w:t>(a) Basic Information and Company Overview</w:t>
      </w:r>
    </w:p>
    <w:p w14:paraId="272F45F9" w14:textId="77777777" w:rsidR="00D36C34" w:rsidRPr="00D36C34" w:rsidRDefault="00D36C34" w:rsidP="00812716">
      <w:pPr>
        <w:spacing w:line="360" w:lineRule="auto"/>
      </w:pPr>
      <w:r w:rsidRPr="00D36C34">
        <w:t xml:space="preserve">Infosys is an Indian multinational company founded in 1981 and headquartered in Bengaluru, India. It is a global leader in IT services and consulting, operating in more than 50 countries and helping businesses with digital transformation. </w:t>
      </w:r>
    </w:p>
    <w:p w14:paraId="5B9C2C62" w14:textId="77777777" w:rsidR="00D36C34" w:rsidRPr="00D36C34" w:rsidRDefault="00B67E29" w:rsidP="00812716">
      <w:pPr>
        <w:spacing w:line="360" w:lineRule="auto"/>
      </w:pPr>
      <w:r>
        <w:pict w14:anchorId="2EB4E0A5">
          <v:rect id="_x0000_i1039" style="width:0;height:1.5pt" o:hralign="center" o:hrstd="t" o:hr="t" fillcolor="#a0a0a0" stroked="f"/>
        </w:pict>
      </w:r>
    </w:p>
    <w:p w14:paraId="115F9E05" w14:textId="77777777" w:rsidR="00D36C34" w:rsidRPr="003A2D47" w:rsidRDefault="00D36C34" w:rsidP="00812716">
      <w:pPr>
        <w:spacing w:line="360" w:lineRule="auto"/>
        <w:rPr>
          <w:b/>
          <w:bCs/>
          <w:sz w:val="32"/>
          <w:szCs w:val="32"/>
        </w:rPr>
      </w:pPr>
      <w:r w:rsidRPr="003A2D47">
        <w:rPr>
          <w:b/>
          <w:bCs/>
          <w:sz w:val="32"/>
          <w:szCs w:val="32"/>
        </w:rPr>
        <w:t>(b) Services and Solutions</w:t>
      </w:r>
    </w:p>
    <w:p w14:paraId="1C3DE74E" w14:textId="77777777" w:rsidR="00D36C34" w:rsidRPr="00D36C34" w:rsidRDefault="00D36C34" w:rsidP="00812716">
      <w:pPr>
        <w:numPr>
          <w:ilvl w:val="0"/>
          <w:numId w:val="29"/>
        </w:numPr>
        <w:spacing w:line="360" w:lineRule="auto"/>
      </w:pPr>
      <w:r w:rsidRPr="00D36C34">
        <w:t xml:space="preserve">IT consulting and outsourcing </w:t>
      </w:r>
    </w:p>
    <w:p w14:paraId="0DDF6BBD" w14:textId="77777777" w:rsidR="00D36C34" w:rsidRPr="00D36C34" w:rsidRDefault="00D36C34" w:rsidP="00812716">
      <w:pPr>
        <w:numPr>
          <w:ilvl w:val="0"/>
          <w:numId w:val="29"/>
        </w:numPr>
        <w:spacing w:line="360" w:lineRule="auto"/>
      </w:pPr>
      <w:r w:rsidRPr="00D36C34">
        <w:t xml:space="preserve">Cloud computing services </w:t>
      </w:r>
    </w:p>
    <w:p w14:paraId="4F34E150" w14:textId="77777777" w:rsidR="00D36C34" w:rsidRPr="00D36C34" w:rsidRDefault="00D36C34" w:rsidP="00812716">
      <w:pPr>
        <w:numPr>
          <w:ilvl w:val="0"/>
          <w:numId w:val="29"/>
        </w:numPr>
        <w:spacing w:line="360" w:lineRule="auto"/>
      </w:pPr>
      <w:r w:rsidRPr="00D36C34">
        <w:t xml:space="preserve">Artificial Intelligence (AI) solutions </w:t>
      </w:r>
    </w:p>
    <w:p w14:paraId="3AB4A7FC" w14:textId="77777777" w:rsidR="00D36C34" w:rsidRPr="00D36C34" w:rsidRDefault="00D36C34" w:rsidP="00812716">
      <w:pPr>
        <w:numPr>
          <w:ilvl w:val="0"/>
          <w:numId w:val="29"/>
        </w:numPr>
        <w:spacing w:line="360" w:lineRule="auto"/>
      </w:pPr>
      <w:r w:rsidRPr="00D36C34">
        <w:t xml:space="preserve">Data analytics </w:t>
      </w:r>
    </w:p>
    <w:p w14:paraId="3F9D33EE" w14:textId="77777777" w:rsidR="00D36C34" w:rsidRPr="00D36C34" w:rsidRDefault="00D36C34" w:rsidP="00812716">
      <w:pPr>
        <w:numPr>
          <w:ilvl w:val="0"/>
          <w:numId w:val="29"/>
        </w:numPr>
        <w:spacing w:line="360" w:lineRule="auto"/>
      </w:pPr>
      <w:r w:rsidRPr="00D36C34">
        <w:t xml:space="preserve">Cybersecurity services </w:t>
      </w:r>
    </w:p>
    <w:p w14:paraId="0CDE12F2" w14:textId="77777777" w:rsidR="00D36C34" w:rsidRPr="00D36C34" w:rsidRDefault="00D36C34" w:rsidP="00812716">
      <w:pPr>
        <w:numPr>
          <w:ilvl w:val="0"/>
          <w:numId w:val="29"/>
        </w:numPr>
        <w:spacing w:line="360" w:lineRule="auto"/>
      </w:pPr>
      <w:r w:rsidRPr="00D36C34">
        <w:t xml:space="preserve">Digital transformation services </w:t>
      </w:r>
    </w:p>
    <w:p w14:paraId="3E898D74" w14:textId="77777777" w:rsidR="00D36C34" w:rsidRPr="00D36C34" w:rsidRDefault="00B67E29" w:rsidP="00812716">
      <w:pPr>
        <w:spacing w:line="360" w:lineRule="auto"/>
      </w:pPr>
      <w:r>
        <w:pict w14:anchorId="6C1AE3D1">
          <v:rect id="_x0000_i1040" style="width:0;height:1.5pt" o:hralign="center" o:hrstd="t" o:hr="t" fillcolor="#a0a0a0" stroked="f"/>
        </w:pict>
      </w:r>
    </w:p>
    <w:p w14:paraId="3E04762E" w14:textId="77777777" w:rsidR="00D36C34" w:rsidRPr="003A2D47" w:rsidRDefault="00D36C34" w:rsidP="00812716">
      <w:pPr>
        <w:spacing w:line="360" w:lineRule="auto"/>
        <w:rPr>
          <w:b/>
          <w:bCs/>
          <w:sz w:val="32"/>
          <w:szCs w:val="32"/>
        </w:rPr>
      </w:pPr>
      <w:r w:rsidRPr="003A2D47">
        <w:rPr>
          <w:b/>
          <w:bCs/>
          <w:sz w:val="32"/>
          <w:szCs w:val="32"/>
        </w:rPr>
        <w:t>(c) Technologies and Expertise</w:t>
      </w:r>
    </w:p>
    <w:p w14:paraId="4C3690C9" w14:textId="77777777" w:rsidR="00D36C34" w:rsidRPr="00D36C34" w:rsidRDefault="00D36C34" w:rsidP="00812716">
      <w:pPr>
        <w:numPr>
          <w:ilvl w:val="0"/>
          <w:numId w:val="30"/>
        </w:numPr>
        <w:spacing w:line="360" w:lineRule="auto"/>
      </w:pPr>
      <w:r w:rsidRPr="00D36C34">
        <w:t xml:space="preserve">Programming: C++, Java, Python </w:t>
      </w:r>
    </w:p>
    <w:p w14:paraId="645D5332" w14:textId="77777777" w:rsidR="00D36C34" w:rsidRPr="00D36C34" w:rsidRDefault="00D36C34" w:rsidP="00812716">
      <w:pPr>
        <w:numPr>
          <w:ilvl w:val="0"/>
          <w:numId w:val="30"/>
        </w:numPr>
        <w:spacing w:line="360" w:lineRule="auto"/>
      </w:pPr>
      <w:r w:rsidRPr="00D36C34">
        <w:t xml:space="preserve">Cloud platforms (AWS, Azure) </w:t>
      </w:r>
    </w:p>
    <w:p w14:paraId="6B4D9FBF" w14:textId="77777777" w:rsidR="00D36C34" w:rsidRPr="00D36C34" w:rsidRDefault="00D36C34" w:rsidP="00812716">
      <w:pPr>
        <w:numPr>
          <w:ilvl w:val="0"/>
          <w:numId w:val="30"/>
        </w:numPr>
        <w:spacing w:line="360" w:lineRule="auto"/>
      </w:pPr>
      <w:r w:rsidRPr="00D36C34">
        <w:t xml:space="preserve">AI &amp; Machine Learning </w:t>
      </w:r>
    </w:p>
    <w:p w14:paraId="1BF64286" w14:textId="77777777" w:rsidR="00D36C34" w:rsidRPr="00D36C34" w:rsidRDefault="00D36C34" w:rsidP="00812716">
      <w:pPr>
        <w:numPr>
          <w:ilvl w:val="0"/>
          <w:numId w:val="30"/>
        </w:numPr>
        <w:spacing w:line="360" w:lineRule="auto"/>
      </w:pPr>
      <w:r w:rsidRPr="00D36C34">
        <w:t xml:space="preserve">Data analytics and big data </w:t>
      </w:r>
    </w:p>
    <w:p w14:paraId="5162C3F4" w14:textId="77777777" w:rsidR="00D36C34" w:rsidRPr="00D36C34" w:rsidRDefault="00D36C34" w:rsidP="00812716">
      <w:pPr>
        <w:numPr>
          <w:ilvl w:val="0"/>
          <w:numId w:val="30"/>
        </w:numPr>
        <w:spacing w:line="360" w:lineRule="auto"/>
      </w:pPr>
      <w:r w:rsidRPr="00D36C34">
        <w:lastRenderedPageBreak/>
        <w:t xml:space="preserve">Web and mobile development </w:t>
      </w:r>
    </w:p>
    <w:p w14:paraId="55044719" w14:textId="77777777" w:rsidR="00D36C34" w:rsidRPr="00D36C34" w:rsidRDefault="00B67E29" w:rsidP="00812716">
      <w:pPr>
        <w:spacing w:line="360" w:lineRule="auto"/>
      </w:pPr>
      <w:r>
        <w:pict w14:anchorId="5EA2CCDF">
          <v:rect id="_x0000_i1041" style="width:0;height:1.5pt" o:hralign="center" o:hrstd="t" o:hr="t" fillcolor="#a0a0a0" stroked="f"/>
        </w:pict>
      </w:r>
    </w:p>
    <w:p w14:paraId="202873A9" w14:textId="77777777" w:rsidR="00D36C34" w:rsidRPr="003A2D47" w:rsidRDefault="00D36C34" w:rsidP="00812716">
      <w:pPr>
        <w:spacing w:line="360" w:lineRule="auto"/>
        <w:rPr>
          <w:b/>
          <w:bCs/>
          <w:sz w:val="32"/>
          <w:szCs w:val="32"/>
        </w:rPr>
      </w:pPr>
      <w:r w:rsidRPr="003A2D47">
        <w:rPr>
          <w:b/>
          <w:bCs/>
          <w:sz w:val="32"/>
          <w:szCs w:val="32"/>
        </w:rPr>
        <w:t>(d) Career and Work Culture</w:t>
      </w:r>
    </w:p>
    <w:p w14:paraId="4AE9CB3F" w14:textId="77777777" w:rsidR="00D36C34" w:rsidRPr="00D36C34" w:rsidRDefault="00D36C34" w:rsidP="00812716">
      <w:pPr>
        <w:spacing w:line="360" w:lineRule="auto"/>
      </w:pPr>
      <w:r w:rsidRPr="00D36C34">
        <w:t xml:space="preserve">Infosys provides a professional and learning-oriented work environment. It focuses on training freshers and skill development. The company promotes teamwork, innovation, and continuous learning. </w:t>
      </w:r>
    </w:p>
    <w:p w14:paraId="06271A37" w14:textId="77777777" w:rsidR="00D36C34" w:rsidRPr="00D36C34" w:rsidRDefault="00B67E29" w:rsidP="00812716">
      <w:pPr>
        <w:spacing w:line="360" w:lineRule="auto"/>
      </w:pPr>
      <w:r>
        <w:pict w14:anchorId="269A8245">
          <v:rect id="_x0000_i1042" style="width:0;height:1.5pt" o:hralign="center" o:hrstd="t" o:hr="t" fillcolor="#a0a0a0" stroked="f"/>
        </w:pict>
      </w:r>
    </w:p>
    <w:p w14:paraId="252559CB" w14:textId="77777777" w:rsidR="00D36C34" w:rsidRPr="003A2D47" w:rsidRDefault="00D36C34" w:rsidP="00812716">
      <w:pPr>
        <w:spacing w:line="360" w:lineRule="auto"/>
        <w:rPr>
          <w:b/>
          <w:bCs/>
          <w:sz w:val="32"/>
          <w:szCs w:val="32"/>
        </w:rPr>
      </w:pPr>
      <w:r w:rsidRPr="003A2D47">
        <w:rPr>
          <w:b/>
          <w:bCs/>
          <w:sz w:val="32"/>
          <w:szCs w:val="32"/>
        </w:rPr>
        <w:t>(e) Placement Process</w:t>
      </w:r>
    </w:p>
    <w:p w14:paraId="24F281DC" w14:textId="77777777" w:rsidR="00D36C34" w:rsidRPr="00D36C34" w:rsidRDefault="00D36C34" w:rsidP="00812716">
      <w:pPr>
        <w:spacing w:line="360" w:lineRule="auto"/>
      </w:pPr>
      <w:r w:rsidRPr="00D36C34">
        <w:rPr>
          <w:b/>
          <w:bCs/>
        </w:rPr>
        <w:t>Eligibility Criteria:</w:t>
      </w:r>
    </w:p>
    <w:p w14:paraId="066CA8D8" w14:textId="77777777" w:rsidR="00D36C34" w:rsidRPr="00D36C34" w:rsidRDefault="00D36C34" w:rsidP="00812716">
      <w:pPr>
        <w:numPr>
          <w:ilvl w:val="0"/>
          <w:numId w:val="31"/>
        </w:numPr>
        <w:spacing w:line="360" w:lineRule="auto"/>
      </w:pPr>
      <w:r w:rsidRPr="00D36C34">
        <w:t>BCA/</w:t>
      </w:r>
      <w:proofErr w:type="spellStart"/>
      <w:r w:rsidRPr="00D36C34">
        <w:t>B.Tech</w:t>
      </w:r>
      <w:proofErr w:type="spellEnd"/>
      <w:r w:rsidRPr="00D36C34">
        <w:t xml:space="preserve">/MCA students </w:t>
      </w:r>
    </w:p>
    <w:p w14:paraId="11962ABB" w14:textId="77777777" w:rsidR="00D36C34" w:rsidRPr="00D36C34" w:rsidRDefault="00D36C34" w:rsidP="00812716">
      <w:pPr>
        <w:numPr>
          <w:ilvl w:val="0"/>
          <w:numId w:val="31"/>
        </w:numPr>
        <w:spacing w:line="360" w:lineRule="auto"/>
      </w:pPr>
      <w:r w:rsidRPr="00D36C34">
        <w:t xml:space="preserve">Minimum 60% marks </w:t>
      </w:r>
    </w:p>
    <w:p w14:paraId="48F20D9E" w14:textId="77777777" w:rsidR="00D36C34" w:rsidRPr="00D36C34" w:rsidRDefault="00D36C34" w:rsidP="00812716">
      <w:pPr>
        <w:spacing w:line="360" w:lineRule="auto"/>
      </w:pPr>
      <w:r w:rsidRPr="00D36C34">
        <w:rPr>
          <w:b/>
          <w:bCs/>
        </w:rPr>
        <w:t>Procedure:</w:t>
      </w:r>
    </w:p>
    <w:p w14:paraId="09013D65" w14:textId="77777777" w:rsidR="00D36C34" w:rsidRPr="00D36C34" w:rsidRDefault="00D36C34" w:rsidP="00812716">
      <w:pPr>
        <w:numPr>
          <w:ilvl w:val="0"/>
          <w:numId w:val="32"/>
        </w:numPr>
        <w:spacing w:line="360" w:lineRule="auto"/>
      </w:pPr>
      <w:r w:rsidRPr="00D36C34">
        <w:t xml:space="preserve">Online aptitude test </w:t>
      </w:r>
    </w:p>
    <w:p w14:paraId="0F9CFAC0" w14:textId="77777777" w:rsidR="00D36C34" w:rsidRPr="00D36C34" w:rsidRDefault="00D36C34" w:rsidP="00812716">
      <w:pPr>
        <w:numPr>
          <w:ilvl w:val="0"/>
          <w:numId w:val="32"/>
        </w:numPr>
        <w:spacing w:line="360" w:lineRule="auto"/>
      </w:pPr>
      <w:r w:rsidRPr="00D36C34">
        <w:t xml:space="preserve">Technical interview </w:t>
      </w:r>
    </w:p>
    <w:p w14:paraId="144C4DED" w14:textId="77777777" w:rsidR="00D36C34" w:rsidRPr="00D36C34" w:rsidRDefault="00D36C34" w:rsidP="00812716">
      <w:pPr>
        <w:numPr>
          <w:ilvl w:val="0"/>
          <w:numId w:val="32"/>
        </w:numPr>
        <w:spacing w:line="360" w:lineRule="auto"/>
      </w:pPr>
      <w:r w:rsidRPr="00D36C34">
        <w:t xml:space="preserve">HR interview </w:t>
      </w:r>
    </w:p>
    <w:p w14:paraId="4E563D16" w14:textId="77777777" w:rsidR="00D36C34" w:rsidRPr="00D36C34" w:rsidRDefault="00B67E29" w:rsidP="00812716">
      <w:pPr>
        <w:spacing w:line="360" w:lineRule="auto"/>
      </w:pPr>
      <w:r>
        <w:pict w14:anchorId="10846331">
          <v:rect id="_x0000_i1043" style="width:0;height:1.5pt" o:hralign="center" o:hrstd="t" o:hr="t" fillcolor="#a0a0a0" stroked="f"/>
        </w:pict>
      </w:r>
    </w:p>
    <w:p w14:paraId="5D72537A" w14:textId="77777777" w:rsidR="00D36C34" w:rsidRPr="003A2D47" w:rsidRDefault="00D36C34" w:rsidP="00812716">
      <w:pPr>
        <w:spacing w:line="360" w:lineRule="auto"/>
        <w:rPr>
          <w:b/>
          <w:bCs/>
          <w:sz w:val="32"/>
          <w:szCs w:val="32"/>
        </w:rPr>
      </w:pPr>
      <w:r w:rsidRPr="003A2D47">
        <w:rPr>
          <w:b/>
          <w:bCs/>
          <w:sz w:val="32"/>
          <w:szCs w:val="32"/>
        </w:rPr>
        <w:t>(f) Contact Information</w:t>
      </w:r>
    </w:p>
    <w:p w14:paraId="05F94B09" w14:textId="77777777" w:rsidR="00D36C34" w:rsidRPr="00D36C34" w:rsidRDefault="00D36C34" w:rsidP="00812716">
      <w:pPr>
        <w:numPr>
          <w:ilvl w:val="0"/>
          <w:numId w:val="33"/>
        </w:numPr>
        <w:spacing w:line="360" w:lineRule="auto"/>
      </w:pPr>
      <w:r w:rsidRPr="00D36C34">
        <w:t xml:space="preserve">Website: </w:t>
      </w:r>
      <w:hyperlink r:id="rId19" w:tgtFrame="_new" w:history="1">
        <w:r w:rsidRPr="00D36C34">
          <w:rPr>
            <w:rStyle w:val="Hyperlink"/>
          </w:rPr>
          <w:t>https://www.infosys.com</w:t>
        </w:r>
      </w:hyperlink>
      <w:r w:rsidRPr="00D36C34">
        <w:t xml:space="preserve"> </w:t>
      </w:r>
    </w:p>
    <w:p w14:paraId="47C05855" w14:textId="77777777" w:rsidR="00D36C34" w:rsidRPr="00D36C34" w:rsidRDefault="00D36C34" w:rsidP="00812716">
      <w:pPr>
        <w:numPr>
          <w:ilvl w:val="0"/>
          <w:numId w:val="33"/>
        </w:numPr>
        <w:spacing w:line="360" w:lineRule="auto"/>
      </w:pPr>
      <w:r w:rsidRPr="00D36C34">
        <w:t xml:space="preserve">Email: info@infosys.com </w:t>
      </w:r>
    </w:p>
    <w:p w14:paraId="39099A55" w14:textId="77777777" w:rsidR="00D36C34" w:rsidRPr="00D36C34" w:rsidRDefault="00D36C34" w:rsidP="00812716">
      <w:pPr>
        <w:numPr>
          <w:ilvl w:val="0"/>
          <w:numId w:val="33"/>
        </w:numPr>
        <w:spacing w:line="360" w:lineRule="auto"/>
      </w:pPr>
      <w:r w:rsidRPr="00D36C34">
        <w:t xml:space="preserve">Phone: +91-80-2852-0261 </w:t>
      </w:r>
    </w:p>
    <w:p w14:paraId="40728678" w14:textId="77777777" w:rsidR="00D36C34" w:rsidRPr="00D36C34" w:rsidRDefault="00D36C34" w:rsidP="00812716">
      <w:pPr>
        <w:numPr>
          <w:ilvl w:val="0"/>
          <w:numId w:val="33"/>
        </w:numPr>
        <w:spacing w:line="360" w:lineRule="auto"/>
      </w:pPr>
      <w:r w:rsidRPr="00D36C34">
        <w:t xml:space="preserve">LinkedIn: </w:t>
      </w:r>
      <w:hyperlink r:id="rId20" w:tgtFrame="_new" w:history="1">
        <w:r w:rsidRPr="00D36C34">
          <w:rPr>
            <w:rStyle w:val="Hyperlink"/>
          </w:rPr>
          <w:t>https://www.linkedin.com/company/infosys</w:t>
        </w:r>
      </w:hyperlink>
      <w:r w:rsidRPr="00D36C34">
        <w:t xml:space="preserve"> </w:t>
      </w:r>
    </w:p>
    <w:p w14:paraId="049D9066" w14:textId="77777777" w:rsidR="00D36C34" w:rsidRPr="00D36C34" w:rsidRDefault="00B67E29" w:rsidP="00812716">
      <w:pPr>
        <w:spacing w:line="360" w:lineRule="auto"/>
      </w:pPr>
      <w:r>
        <w:lastRenderedPageBreak/>
        <w:pict w14:anchorId="41DE0546">
          <v:rect id="_x0000_i1044" style="width:0;height:1.5pt" o:hralign="center" o:hrstd="t" o:hr="t" fillcolor="#a0a0a0" stroked="f"/>
        </w:pict>
      </w:r>
    </w:p>
    <w:p w14:paraId="2BB954A0" w14:textId="77777777" w:rsidR="00D36C34" w:rsidRPr="003A2D47" w:rsidRDefault="00D36C34" w:rsidP="00812716">
      <w:pPr>
        <w:spacing w:line="360" w:lineRule="auto"/>
        <w:rPr>
          <w:b/>
          <w:bCs/>
          <w:sz w:val="36"/>
          <w:szCs w:val="36"/>
        </w:rPr>
      </w:pPr>
      <w:r w:rsidRPr="003A2D47">
        <w:rPr>
          <w:b/>
          <w:bCs/>
          <w:sz w:val="36"/>
          <w:szCs w:val="36"/>
        </w:rPr>
        <w:t>2. Google AI</w:t>
      </w:r>
    </w:p>
    <w:p w14:paraId="7FF0411B" w14:textId="77777777" w:rsidR="00D36C34" w:rsidRPr="00505256" w:rsidRDefault="00D36C34" w:rsidP="00812716">
      <w:pPr>
        <w:spacing w:line="360" w:lineRule="auto"/>
        <w:rPr>
          <w:b/>
          <w:bCs/>
          <w:sz w:val="32"/>
          <w:szCs w:val="32"/>
        </w:rPr>
      </w:pPr>
      <w:r w:rsidRPr="00505256">
        <w:rPr>
          <w:b/>
          <w:bCs/>
          <w:sz w:val="32"/>
          <w:szCs w:val="32"/>
        </w:rPr>
        <w:t>(a) Basic Information and Company Overview</w:t>
      </w:r>
    </w:p>
    <w:p w14:paraId="3EFEB7D9" w14:textId="77777777" w:rsidR="00D36C34" w:rsidRPr="00D36C34" w:rsidRDefault="00D36C34" w:rsidP="00812716">
      <w:pPr>
        <w:spacing w:line="360" w:lineRule="auto"/>
      </w:pPr>
      <w:r w:rsidRPr="00D36C34">
        <w:t>Google AI is a division of Google focused on Artificial Intelligence research and development. It works on advanced technologies like machine learning, natural language processing, and robotics.</w:t>
      </w:r>
    </w:p>
    <w:p w14:paraId="4CDFD03B" w14:textId="77777777" w:rsidR="00D36C34" w:rsidRPr="00D36C34" w:rsidRDefault="00B67E29" w:rsidP="00812716">
      <w:pPr>
        <w:spacing w:line="360" w:lineRule="auto"/>
      </w:pPr>
      <w:r>
        <w:pict w14:anchorId="7D7D2A4A">
          <v:rect id="_x0000_i1045" style="width:0;height:1.5pt" o:hralign="center" o:hrstd="t" o:hr="t" fillcolor="#a0a0a0" stroked="f"/>
        </w:pict>
      </w:r>
    </w:p>
    <w:p w14:paraId="41443D74" w14:textId="77777777" w:rsidR="00D36C34" w:rsidRPr="00505256" w:rsidRDefault="00D36C34" w:rsidP="00812716">
      <w:pPr>
        <w:spacing w:line="360" w:lineRule="auto"/>
        <w:rPr>
          <w:b/>
          <w:bCs/>
          <w:sz w:val="32"/>
          <w:szCs w:val="32"/>
        </w:rPr>
      </w:pPr>
      <w:r w:rsidRPr="00505256">
        <w:rPr>
          <w:b/>
          <w:bCs/>
          <w:sz w:val="32"/>
          <w:szCs w:val="32"/>
        </w:rPr>
        <w:t>(b) Services and Solutions</w:t>
      </w:r>
    </w:p>
    <w:p w14:paraId="71F652B2" w14:textId="77777777" w:rsidR="00D36C34" w:rsidRPr="00D36C34" w:rsidRDefault="00D36C34" w:rsidP="00812716">
      <w:pPr>
        <w:numPr>
          <w:ilvl w:val="0"/>
          <w:numId w:val="34"/>
        </w:numPr>
        <w:spacing w:line="360" w:lineRule="auto"/>
      </w:pPr>
      <w:r w:rsidRPr="00D36C34">
        <w:t xml:space="preserve">Machine Learning APIs </w:t>
      </w:r>
    </w:p>
    <w:p w14:paraId="11CF626A" w14:textId="77777777" w:rsidR="00D36C34" w:rsidRPr="00D36C34" w:rsidRDefault="00D36C34" w:rsidP="00812716">
      <w:pPr>
        <w:numPr>
          <w:ilvl w:val="0"/>
          <w:numId w:val="34"/>
        </w:numPr>
        <w:spacing w:line="360" w:lineRule="auto"/>
      </w:pPr>
      <w:r w:rsidRPr="00D36C34">
        <w:t xml:space="preserve">Cloud AI services </w:t>
      </w:r>
    </w:p>
    <w:p w14:paraId="5BFF37C6" w14:textId="77777777" w:rsidR="00D36C34" w:rsidRPr="00D36C34" w:rsidRDefault="00D36C34" w:rsidP="00812716">
      <w:pPr>
        <w:numPr>
          <w:ilvl w:val="0"/>
          <w:numId w:val="34"/>
        </w:numPr>
        <w:spacing w:line="360" w:lineRule="auto"/>
      </w:pPr>
      <w:r w:rsidRPr="00D36C34">
        <w:t xml:space="preserve">Natural Language Processing (NLP) </w:t>
      </w:r>
    </w:p>
    <w:p w14:paraId="690B9AC4" w14:textId="77777777" w:rsidR="00D36C34" w:rsidRPr="00D36C34" w:rsidRDefault="00D36C34" w:rsidP="00812716">
      <w:pPr>
        <w:numPr>
          <w:ilvl w:val="0"/>
          <w:numId w:val="34"/>
        </w:numPr>
        <w:spacing w:line="360" w:lineRule="auto"/>
      </w:pPr>
      <w:r w:rsidRPr="00D36C34">
        <w:t xml:space="preserve">Image recognition </w:t>
      </w:r>
    </w:p>
    <w:p w14:paraId="7D3D4A5C" w14:textId="77777777" w:rsidR="00D36C34" w:rsidRPr="00D36C34" w:rsidRDefault="00D36C34" w:rsidP="00812716">
      <w:pPr>
        <w:numPr>
          <w:ilvl w:val="0"/>
          <w:numId w:val="34"/>
        </w:numPr>
        <w:spacing w:line="360" w:lineRule="auto"/>
      </w:pPr>
      <w:r w:rsidRPr="00D36C34">
        <w:t xml:space="preserve">AI model development </w:t>
      </w:r>
    </w:p>
    <w:p w14:paraId="335AA09C" w14:textId="77777777" w:rsidR="00D36C34" w:rsidRPr="00D36C34" w:rsidRDefault="00B67E29" w:rsidP="00812716">
      <w:pPr>
        <w:spacing w:line="360" w:lineRule="auto"/>
      </w:pPr>
      <w:r>
        <w:pict w14:anchorId="45CC4D3F">
          <v:rect id="_x0000_i1046" style="width:0;height:1.5pt" o:hralign="center" o:hrstd="t" o:hr="t" fillcolor="#a0a0a0" stroked="f"/>
        </w:pict>
      </w:r>
    </w:p>
    <w:p w14:paraId="36D05DCF" w14:textId="77777777" w:rsidR="00D36C34" w:rsidRPr="00505256" w:rsidRDefault="00D36C34" w:rsidP="00812716">
      <w:pPr>
        <w:spacing w:line="360" w:lineRule="auto"/>
        <w:rPr>
          <w:b/>
          <w:bCs/>
          <w:sz w:val="32"/>
          <w:szCs w:val="32"/>
        </w:rPr>
      </w:pPr>
      <w:r w:rsidRPr="00505256">
        <w:rPr>
          <w:b/>
          <w:bCs/>
          <w:sz w:val="32"/>
          <w:szCs w:val="32"/>
        </w:rPr>
        <w:t>(c) Technologies and Expertise</w:t>
      </w:r>
    </w:p>
    <w:p w14:paraId="72AB9F92" w14:textId="77777777" w:rsidR="00D36C34" w:rsidRPr="00D36C34" w:rsidRDefault="00D36C34" w:rsidP="00812716">
      <w:pPr>
        <w:numPr>
          <w:ilvl w:val="0"/>
          <w:numId w:val="35"/>
        </w:numPr>
        <w:spacing w:line="360" w:lineRule="auto"/>
      </w:pPr>
      <w:r w:rsidRPr="00D36C34">
        <w:t xml:space="preserve">TensorFlow </w:t>
      </w:r>
    </w:p>
    <w:p w14:paraId="3D1587EB" w14:textId="77777777" w:rsidR="00D36C34" w:rsidRPr="00D36C34" w:rsidRDefault="00D36C34" w:rsidP="00812716">
      <w:pPr>
        <w:numPr>
          <w:ilvl w:val="0"/>
          <w:numId w:val="35"/>
        </w:numPr>
        <w:spacing w:line="360" w:lineRule="auto"/>
      </w:pPr>
      <w:r w:rsidRPr="00D36C34">
        <w:t xml:space="preserve">Python </w:t>
      </w:r>
    </w:p>
    <w:p w14:paraId="7E0C2127" w14:textId="77777777" w:rsidR="00D36C34" w:rsidRPr="00D36C34" w:rsidRDefault="00D36C34" w:rsidP="00812716">
      <w:pPr>
        <w:numPr>
          <w:ilvl w:val="0"/>
          <w:numId w:val="35"/>
        </w:numPr>
        <w:spacing w:line="360" w:lineRule="auto"/>
      </w:pPr>
      <w:r w:rsidRPr="00D36C34">
        <w:t xml:space="preserve">Deep learning </w:t>
      </w:r>
    </w:p>
    <w:p w14:paraId="3260CCC1" w14:textId="77777777" w:rsidR="00D36C34" w:rsidRPr="00D36C34" w:rsidRDefault="00D36C34" w:rsidP="00812716">
      <w:pPr>
        <w:numPr>
          <w:ilvl w:val="0"/>
          <w:numId w:val="35"/>
        </w:numPr>
        <w:spacing w:line="360" w:lineRule="auto"/>
      </w:pPr>
      <w:r w:rsidRPr="00D36C34">
        <w:t xml:space="preserve">Computer vision </w:t>
      </w:r>
    </w:p>
    <w:p w14:paraId="469BDE0E" w14:textId="77777777" w:rsidR="00D36C34" w:rsidRPr="00D36C34" w:rsidRDefault="00D36C34" w:rsidP="00812716">
      <w:pPr>
        <w:numPr>
          <w:ilvl w:val="0"/>
          <w:numId w:val="35"/>
        </w:numPr>
        <w:spacing w:line="360" w:lineRule="auto"/>
      </w:pPr>
      <w:r w:rsidRPr="00D36C34">
        <w:t xml:space="preserve">Large Language Models (LLMs) </w:t>
      </w:r>
    </w:p>
    <w:p w14:paraId="64A2A609" w14:textId="77777777" w:rsidR="00D36C34" w:rsidRPr="00D36C34" w:rsidRDefault="00B67E29" w:rsidP="00812716">
      <w:pPr>
        <w:spacing w:line="360" w:lineRule="auto"/>
      </w:pPr>
      <w:r>
        <w:pict w14:anchorId="49BC472C">
          <v:rect id="_x0000_i1047" style="width:0;height:1.5pt" o:hralign="center" o:hrstd="t" o:hr="t" fillcolor="#a0a0a0" stroked="f"/>
        </w:pict>
      </w:r>
    </w:p>
    <w:p w14:paraId="4EC89723" w14:textId="77777777" w:rsidR="00D36C34" w:rsidRPr="00505256" w:rsidRDefault="00D36C34" w:rsidP="00812716">
      <w:pPr>
        <w:spacing w:line="360" w:lineRule="auto"/>
        <w:rPr>
          <w:b/>
          <w:bCs/>
          <w:sz w:val="32"/>
          <w:szCs w:val="32"/>
        </w:rPr>
      </w:pPr>
      <w:r w:rsidRPr="00505256">
        <w:rPr>
          <w:b/>
          <w:bCs/>
          <w:sz w:val="32"/>
          <w:szCs w:val="32"/>
        </w:rPr>
        <w:lastRenderedPageBreak/>
        <w:t>(d) Career and Work Culture</w:t>
      </w:r>
    </w:p>
    <w:p w14:paraId="005AFAD3" w14:textId="77777777" w:rsidR="00D36C34" w:rsidRPr="00D36C34" w:rsidRDefault="00D36C34" w:rsidP="00812716">
      <w:pPr>
        <w:spacing w:line="360" w:lineRule="auto"/>
      </w:pPr>
      <w:r w:rsidRPr="00D36C34">
        <w:t>Google AI offers an innovative and research-driven work culture. Employees work on cutting-edge technologies with global teams. The environment encourages creativity and problem-solving.</w:t>
      </w:r>
    </w:p>
    <w:p w14:paraId="3D5533B7" w14:textId="77777777" w:rsidR="00D36C34" w:rsidRPr="00D36C34" w:rsidRDefault="00B67E29" w:rsidP="00812716">
      <w:pPr>
        <w:spacing w:line="360" w:lineRule="auto"/>
      </w:pPr>
      <w:r>
        <w:pict w14:anchorId="5703424B">
          <v:rect id="_x0000_i1048" style="width:0;height:1.5pt" o:hralign="center" o:hrstd="t" o:hr="t" fillcolor="#a0a0a0" stroked="f"/>
        </w:pict>
      </w:r>
    </w:p>
    <w:p w14:paraId="08ADBCC4" w14:textId="77777777" w:rsidR="00D36C34" w:rsidRPr="00505256" w:rsidRDefault="00D36C34" w:rsidP="00812716">
      <w:pPr>
        <w:spacing w:line="360" w:lineRule="auto"/>
        <w:rPr>
          <w:b/>
          <w:bCs/>
          <w:sz w:val="32"/>
          <w:szCs w:val="32"/>
        </w:rPr>
      </w:pPr>
      <w:r w:rsidRPr="00505256">
        <w:rPr>
          <w:b/>
          <w:bCs/>
          <w:sz w:val="32"/>
          <w:szCs w:val="32"/>
        </w:rPr>
        <w:t>(e) Placement Process</w:t>
      </w:r>
    </w:p>
    <w:p w14:paraId="0C2F5F6E" w14:textId="77777777" w:rsidR="00D36C34" w:rsidRPr="00D36C34" w:rsidRDefault="00D36C34" w:rsidP="00812716">
      <w:pPr>
        <w:spacing w:line="360" w:lineRule="auto"/>
      </w:pPr>
      <w:r w:rsidRPr="00D36C34">
        <w:rPr>
          <w:b/>
          <w:bCs/>
        </w:rPr>
        <w:t>Eligibility Criteria:</w:t>
      </w:r>
    </w:p>
    <w:p w14:paraId="106CC998" w14:textId="77777777" w:rsidR="00D36C34" w:rsidRPr="00D36C34" w:rsidRDefault="00D36C34" w:rsidP="00812716">
      <w:pPr>
        <w:numPr>
          <w:ilvl w:val="0"/>
          <w:numId w:val="36"/>
        </w:numPr>
        <w:spacing w:line="360" w:lineRule="auto"/>
      </w:pPr>
      <w:r w:rsidRPr="00D36C34">
        <w:t xml:space="preserve">Computer science background </w:t>
      </w:r>
    </w:p>
    <w:p w14:paraId="387E7C66" w14:textId="77777777" w:rsidR="00D36C34" w:rsidRPr="00D36C34" w:rsidRDefault="00D36C34" w:rsidP="00812716">
      <w:pPr>
        <w:numPr>
          <w:ilvl w:val="0"/>
          <w:numId w:val="36"/>
        </w:numPr>
        <w:spacing w:line="360" w:lineRule="auto"/>
      </w:pPr>
      <w:r w:rsidRPr="00D36C34">
        <w:t xml:space="preserve">Strong programming skills </w:t>
      </w:r>
    </w:p>
    <w:p w14:paraId="67772706" w14:textId="77777777" w:rsidR="00D36C34" w:rsidRPr="00D36C34" w:rsidRDefault="00D36C34" w:rsidP="00812716">
      <w:pPr>
        <w:spacing w:line="360" w:lineRule="auto"/>
      </w:pPr>
      <w:r w:rsidRPr="00D36C34">
        <w:rPr>
          <w:b/>
          <w:bCs/>
        </w:rPr>
        <w:t>Procedure:</w:t>
      </w:r>
    </w:p>
    <w:p w14:paraId="61210671" w14:textId="77777777" w:rsidR="00D36C34" w:rsidRPr="00D36C34" w:rsidRDefault="00D36C34" w:rsidP="00812716">
      <w:pPr>
        <w:numPr>
          <w:ilvl w:val="0"/>
          <w:numId w:val="37"/>
        </w:numPr>
        <w:spacing w:line="360" w:lineRule="auto"/>
      </w:pPr>
      <w:r w:rsidRPr="00D36C34">
        <w:t xml:space="preserve">Online coding test </w:t>
      </w:r>
    </w:p>
    <w:p w14:paraId="4B010128" w14:textId="77777777" w:rsidR="00D36C34" w:rsidRPr="00D36C34" w:rsidRDefault="00D36C34" w:rsidP="00812716">
      <w:pPr>
        <w:numPr>
          <w:ilvl w:val="0"/>
          <w:numId w:val="37"/>
        </w:numPr>
        <w:spacing w:line="360" w:lineRule="auto"/>
      </w:pPr>
      <w:r w:rsidRPr="00D36C34">
        <w:t xml:space="preserve">Technical interview </w:t>
      </w:r>
    </w:p>
    <w:p w14:paraId="009628C9" w14:textId="77777777" w:rsidR="00D36C34" w:rsidRPr="00D36C34" w:rsidRDefault="00D36C34" w:rsidP="00812716">
      <w:pPr>
        <w:numPr>
          <w:ilvl w:val="0"/>
          <w:numId w:val="37"/>
        </w:numPr>
        <w:spacing w:line="360" w:lineRule="auto"/>
      </w:pPr>
      <w:r w:rsidRPr="00D36C34">
        <w:t xml:space="preserve">System design interview </w:t>
      </w:r>
    </w:p>
    <w:p w14:paraId="1BA764EA" w14:textId="77777777" w:rsidR="00D36C34" w:rsidRPr="00D36C34" w:rsidRDefault="00D36C34" w:rsidP="00812716">
      <w:pPr>
        <w:numPr>
          <w:ilvl w:val="0"/>
          <w:numId w:val="37"/>
        </w:numPr>
        <w:spacing w:line="360" w:lineRule="auto"/>
      </w:pPr>
      <w:r w:rsidRPr="00D36C34">
        <w:t xml:space="preserve">HR interview </w:t>
      </w:r>
    </w:p>
    <w:p w14:paraId="7FD719D4" w14:textId="77777777" w:rsidR="00D36C34" w:rsidRPr="00D36C34" w:rsidRDefault="00B67E29" w:rsidP="00812716">
      <w:pPr>
        <w:spacing w:line="360" w:lineRule="auto"/>
      </w:pPr>
      <w:r>
        <w:pict w14:anchorId="331312E2">
          <v:rect id="_x0000_i1049" style="width:0;height:1.5pt" o:hralign="center" o:hrstd="t" o:hr="t" fillcolor="#a0a0a0" stroked="f"/>
        </w:pict>
      </w:r>
    </w:p>
    <w:p w14:paraId="7A06E7E4" w14:textId="77777777" w:rsidR="00D36C34" w:rsidRPr="00505256" w:rsidRDefault="00D36C34" w:rsidP="00812716">
      <w:pPr>
        <w:spacing w:line="360" w:lineRule="auto"/>
        <w:rPr>
          <w:b/>
          <w:bCs/>
          <w:sz w:val="32"/>
          <w:szCs w:val="32"/>
        </w:rPr>
      </w:pPr>
      <w:r w:rsidRPr="00505256">
        <w:rPr>
          <w:b/>
          <w:bCs/>
          <w:sz w:val="32"/>
          <w:szCs w:val="32"/>
        </w:rPr>
        <w:t>(f) Contact Information</w:t>
      </w:r>
    </w:p>
    <w:p w14:paraId="75FB0073" w14:textId="77777777" w:rsidR="00D36C34" w:rsidRPr="00D36C34" w:rsidRDefault="00D36C34" w:rsidP="00812716">
      <w:pPr>
        <w:numPr>
          <w:ilvl w:val="0"/>
          <w:numId w:val="38"/>
        </w:numPr>
        <w:spacing w:line="360" w:lineRule="auto"/>
      </w:pPr>
      <w:r w:rsidRPr="00D36C34">
        <w:t xml:space="preserve">Website: </w:t>
      </w:r>
      <w:hyperlink r:id="rId21" w:tgtFrame="_new" w:history="1">
        <w:r w:rsidRPr="00D36C34">
          <w:rPr>
            <w:rStyle w:val="Hyperlink"/>
          </w:rPr>
          <w:t>https://ai.google</w:t>
        </w:r>
      </w:hyperlink>
      <w:r w:rsidRPr="00D36C34">
        <w:t xml:space="preserve"> </w:t>
      </w:r>
    </w:p>
    <w:p w14:paraId="394D27E6" w14:textId="77777777" w:rsidR="00D36C34" w:rsidRPr="00D36C34" w:rsidRDefault="00D36C34" w:rsidP="00812716">
      <w:pPr>
        <w:numPr>
          <w:ilvl w:val="0"/>
          <w:numId w:val="38"/>
        </w:numPr>
        <w:spacing w:line="360" w:lineRule="auto"/>
      </w:pPr>
      <w:r w:rsidRPr="00D36C34">
        <w:t xml:space="preserve">Email: support@google.com </w:t>
      </w:r>
    </w:p>
    <w:p w14:paraId="60008097" w14:textId="77777777" w:rsidR="00D36C34" w:rsidRPr="00D36C34" w:rsidRDefault="00D36C34" w:rsidP="00812716">
      <w:pPr>
        <w:numPr>
          <w:ilvl w:val="0"/>
          <w:numId w:val="38"/>
        </w:numPr>
        <w:spacing w:line="360" w:lineRule="auto"/>
      </w:pPr>
      <w:r w:rsidRPr="00D36C34">
        <w:t xml:space="preserve">Phone: +1-650-253-0000 </w:t>
      </w:r>
    </w:p>
    <w:p w14:paraId="0E51F920" w14:textId="77777777" w:rsidR="00D36C34" w:rsidRPr="00D36C34" w:rsidRDefault="00D36C34" w:rsidP="00812716">
      <w:pPr>
        <w:numPr>
          <w:ilvl w:val="0"/>
          <w:numId w:val="38"/>
        </w:numPr>
        <w:spacing w:line="360" w:lineRule="auto"/>
      </w:pPr>
      <w:r w:rsidRPr="00D36C34">
        <w:t xml:space="preserve">LinkedIn: </w:t>
      </w:r>
      <w:hyperlink r:id="rId22" w:tgtFrame="_new" w:history="1">
        <w:r w:rsidRPr="00D36C34">
          <w:rPr>
            <w:rStyle w:val="Hyperlink"/>
          </w:rPr>
          <w:t>https://www.linkedin.com/company/google</w:t>
        </w:r>
      </w:hyperlink>
    </w:p>
    <w:p w14:paraId="3FC1159A" w14:textId="77777777" w:rsidR="00ED767B" w:rsidRDefault="00ED767B" w:rsidP="00505256">
      <w:pPr>
        <w:ind w:left="0" w:firstLine="0"/>
      </w:pPr>
    </w:p>
    <w:p w14:paraId="4A12F423" w14:textId="0B10A7C7" w:rsidR="00CB4101" w:rsidRPr="00505256" w:rsidRDefault="00937C77" w:rsidP="00505256">
      <w:pPr>
        <w:ind w:left="0" w:firstLine="0"/>
        <w:rPr>
          <w:b/>
          <w:bCs/>
          <w:sz w:val="40"/>
          <w:szCs w:val="40"/>
        </w:rPr>
      </w:pPr>
      <w:r w:rsidRPr="00505256">
        <w:rPr>
          <w:b/>
          <w:bCs/>
          <w:sz w:val="40"/>
          <w:szCs w:val="40"/>
        </w:rPr>
        <w:lastRenderedPageBreak/>
        <w:t>1</w:t>
      </w:r>
      <w:r w:rsidR="00410885">
        <w:rPr>
          <w:b/>
          <w:bCs/>
          <w:sz w:val="40"/>
          <w:szCs w:val="40"/>
        </w:rPr>
        <w:t>4</w:t>
      </w:r>
      <w:r w:rsidRPr="00505256">
        <w:rPr>
          <w:b/>
          <w:bCs/>
          <w:sz w:val="40"/>
          <w:szCs w:val="40"/>
        </w:rPr>
        <w:t>. Bibliography</w:t>
      </w:r>
      <w:bookmarkEnd w:id="8"/>
      <w:r w:rsidRPr="00505256">
        <w:rPr>
          <w:b/>
          <w:bCs/>
          <w:sz w:val="40"/>
          <w:szCs w:val="40"/>
        </w:rPr>
        <w:t xml:space="preserve"> </w:t>
      </w:r>
    </w:p>
    <w:p w14:paraId="3DD6F512" w14:textId="77777777" w:rsidR="00F372E4" w:rsidRPr="00F372E4" w:rsidRDefault="00F372E4" w:rsidP="00ED767B">
      <w:pPr>
        <w:numPr>
          <w:ilvl w:val="0"/>
          <w:numId w:val="28"/>
        </w:numPr>
        <w:spacing w:line="360" w:lineRule="auto"/>
        <w:jc w:val="left"/>
      </w:pPr>
      <w:r w:rsidRPr="00F372E4">
        <w:t xml:space="preserve">Bjarne Stroustrup, </w:t>
      </w:r>
      <w:r w:rsidRPr="00F372E4">
        <w:rPr>
          <w:i/>
          <w:iCs/>
        </w:rPr>
        <w:t>The C++ Programming Language</w:t>
      </w:r>
      <w:r w:rsidRPr="00F372E4">
        <w:br/>
      </w:r>
      <w:hyperlink r:id="rId23" w:tgtFrame="_new" w:history="1">
        <w:r w:rsidRPr="00F372E4">
          <w:rPr>
            <w:rStyle w:val="Hyperlink"/>
          </w:rPr>
          <w:t>https://isocpp.org</w:t>
        </w:r>
      </w:hyperlink>
      <w:r w:rsidRPr="00F372E4">
        <w:t xml:space="preserve"> </w:t>
      </w:r>
    </w:p>
    <w:p w14:paraId="46D7FA73" w14:textId="0294D559" w:rsidR="00F372E4" w:rsidRPr="00F372E4" w:rsidRDefault="00F372E4" w:rsidP="00ED767B">
      <w:pPr>
        <w:numPr>
          <w:ilvl w:val="0"/>
          <w:numId w:val="28"/>
        </w:numPr>
        <w:spacing w:line="360" w:lineRule="auto"/>
        <w:jc w:val="left"/>
      </w:pPr>
      <w:r w:rsidRPr="00F372E4">
        <w:t xml:space="preserve">E. Balagurusamy, </w:t>
      </w:r>
      <w:r w:rsidRPr="00F372E4">
        <w:rPr>
          <w:i/>
          <w:iCs/>
        </w:rPr>
        <w:t>Object Oriented Programming with C++</w:t>
      </w:r>
      <w:r w:rsidRPr="00F372E4">
        <w:br/>
      </w:r>
      <w:hyperlink r:id="rId24" w:tgtFrame="_new" w:history="1">
        <w:r w:rsidRPr="00F372E4">
          <w:rPr>
            <w:rStyle w:val="Hyperlink"/>
          </w:rPr>
          <w:t>https://www.mheducation.co.in</w:t>
        </w:r>
      </w:hyperlink>
      <w:r w:rsidRPr="00F372E4">
        <w:t xml:space="preserve"> </w:t>
      </w:r>
    </w:p>
    <w:p w14:paraId="66AFE79D" w14:textId="77777777" w:rsidR="00F372E4" w:rsidRPr="00F372E4" w:rsidRDefault="00F372E4" w:rsidP="00ED767B">
      <w:pPr>
        <w:numPr>
          <w:ilvl w:val="0"/>
          <w:numId w:val="28"/>
        </w:numPr>
        <w:spacing w:line="360" w:lineRule="auto"/>
        <w:jc w:val="left"/>
      </w:pPr>
      <w:proofErr w:type="spellStart"/>
      <w:r w:rsidRPr="00F372E4">
        <w:t>GeeksforGeeks</w:t>
      </w:r>
      <w:proofErr w:type="spellEnd"/>
      <w:r w:rsidRPr="00F372E4">
        <w:t xml:space="preserve"> – C++ Programming</w:t>
      </w:r>
      <w:r w:rsidRPr="00F372E4">
        <w:br/>
      </w:r>
      <w:hyperlink r:id="rId25" w:tgtFrame="_new" w:history="1">
        <w:r w:rsidRPr="00F372E4">
          <w:rPr>
            <w:rStyle w:val="Hyperlink"/>
          </w:rPr>
          <w:t>https://www.geeksforgeeks.org/c-plus-plus/</w:t>
        </w:r>
      </w:hyperlink>
      <w:r w:rsidRPr="00F372E4">
        <w:t xml:space="preserve"> </w:t>
      </w:r>
    </w:p>
    <w:p w14:paraId="05556A13" w14:textId="77777777" w:rsidR="00F372E4" w:rsidRPr="00F372E4" w:rsidRDefault="00F372E4" w:rsidP="00ED767B">
      <w:pPr>
        <w:numPr>
          <w:ilvl w:val="0"/>
          <w:numId w:val="28"/>
        </w:numPr>
        <w:spacing w:line="360" w:lineRule="auto"/>
        <w:jc w:val="left"/>
      </w:pPr>
      <w:r w:rsidRPr="00F372E4">
        <w:t>Wikipedia – Data Flow Diagram</w:t>
      </w:r>
      <w:r w:rsidRPr="00F372E4">
        <w:br/>
      </w:r>
      <w:hyperlink r:id="rId26" w:tgtFrame="_new" w:history="1">
        <w:r w:rsidRPr="00F372E4">
          <w:rPr>
            <w:rStyle w:val="Hyperlink"/>
          </w:rPr>
          <w:t>https://en.wikipedia.org/wiki/Data-flow_diagram</w:t>
        </w:r>
      </w:hyperlink>
      <w:r w:rsidRPr="00F372E4">
        <w:t xml:space="preserve"> </w:t>
      </w:r>
    </w:p>
    <w:p w14:paraId="38D30DEE" w14:textId="77777777" w:rsidR="00F372E4" w:rsidRPr="00F372E4" w:rsidRDefault="00F372E4" w:rsidP="00ED767B">
      <w:pPr>
        <w:numPr>
          <w:ilvl w:val="0"/>
          <w:numId w:val="28"/>
        </w:numPr>
        <w:spacing w:line="360" w:lineRule="auto"/>
        <w:jc w:val="left"/>
      </w:pPr>
      <w:r w:rsidRPr="00F372E4">
        <w:t>Wikipedia – Entity Relationship Model</w:t>
      </w:r>
      <w:r w:rsidRPr="00F372E4">
        <w:br/>
      </w:r>
      <w:hyperlink r:id="rId27" w:tgtFrame="_new" w:history="1">
        <w:r w:rsidRPr="00F372E4">
          <w:rPr>
            <w:rStyle w:val="Hyperlink"/>
          </w:rPr>
          <w:t>https://en.wikipedia.org/wiki/Entity%E2%80%93relationship_model</w:t>
        </w:r>
      </w:hyperlink>
      <w:r w:rsidRPr="00F372E4">
        <w:t xml:space="preserve"> </w:t>
      </w:r>
    </w:p>
    <w:p w14:paraId="516F7646" w14:textId="44D34E12" w:rsidR="00CB4101" w:rsidRDefault="00CB4101" w:rsidP="00ED767B">
      <w:pPr>
        <w:spacing w:line="360" w:lineRule="auto"/>
      </w:pPr>
    </w:p>
    <w:p w14:paraId="52318EEE" w14:textId="77777777" w:rsidR="006D738E" w:rsidRDefault="006D738E" w:rsidP="006D738E">
      <w:pPr>
        <w:ind w:left="0" w:firstLine="0"/>
      </w:pPr>
    </w:p>
    <w:p w14:paraId="5F834FA1" w14:textId="5F911B7F" w:rsidR="00CB4101" w:rsidRDefault="00CB4101" w:rsidP="00937C77">
      <w:pPr>
        <w:spacing w:line="240" w:lineRule="auto"/>
      </w:pPr>
    </w:p>
    <w:sectPr w:rsidR="00CB4101">
      <w:headerReference w:type="even" r:id="rId28"/>
      <w:headerReference w:type="default" r:id="rId29"/>
      <w:footerReference w:type="even" r:id="rId30"/>
      <w:footerReference w:type="default" r:id="rId31"/>
      <w:headerReference w:type="first" r:id="rId32"/>
      <w:footerReference w:type="first" r:id="rId33"/>
      <w:pgSz w:w="12240" w:h="15840"/>
      <w:pgMar w:top="1873" w:right="1442" w:bottom="1388" w:left="1440" w:header="480" w:footer="48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FF24F" w14:textId="77777777" w:rsidR="00B67E29" w:rsidRDefault="00B67E29">
      <w:pPr>
        <w:spacing w:after="0" w:line="240" w:lineRule="auto"/>
      </w:pPr>
      <w:r>
        <w:separator/>
      </w:r>
    </w:p>
  </w:endnote>
  <w:endnote w:type="continuationSeparator" w:id="0">
    <w:p w14:paraId="0A5B15B1" w14:textId="77777777" w:rsidR="00B67E29" w:rsidRDefault="00B67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EEB00" w14:textId="77777777" w:rsidR="00CB4101" w:rsidRDefault="00937C77">
    <w:pPr>
      <w:spacing w:after="0" w:line="259" w:lineRule="auto"/>
      <w:ind w:left="991" w:firstLine="0"/>
      <w:jc w:val="left"/>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63999740" wp14:editId="164C699D">
              <wp:simplePos x="0" y="0"/>
              <wp:positionH relativeFrom="page">
                <wp:posOffset>304800</wp:posOffset>
              </wp:positionH>
              <wp:positionV relativeFrom="page">
                <wp:posOffset>9726168</wp:posOffset>
              </wp:positionV>
              <wp:extent cx="7162800" cy="27432"/>
              <wp:effectExtent l="0" t="0" r="0" b="0"/>
              <wp:wrapSquare wrapText="bothSides"/>
              <wp:docPr id="26998" name="Group 26998"/>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29071" name="Shape 29071"/>
                      <wps:cNvSpPr/>
                      <wps:spPr>
                        <a:xfrm>
                          <a:off x="0" y="0"/>
                          <a:ext cx="7135368" cy="27432"/>
                        </a:xfrm>
                        <a:custGeom>
                          <a:avLst/>
                          <a:gdLst/>
                          <a:ahLst/>
                          <a:cxnLst/>
                          <a:rect l="0" t="0" r="0" b="0"/>
                          <a:pathLst>
                            <a:path w="7135368" h="27432">
                              <a:moveTo>
                                <a:pt x="0" y="0"/>
                              </a:moveTo>
                              <a:lnTo>
                                <a:pt x="7135368" y="0"/>
                              </a:lnTo>
                              <a:lnTo>
                                <a:pt x="713536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72" name="Shape 29072"/>
                      <wps:cNvSpPr/>
                      <wps:spPr>
                        <a:xfrm>
                          <a:off x="713536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EBAA81" id="Group 26998" o:spid="_x0000_s1026" style="position:absolute;margin-left:24pt;margin-top:765.85pt;width:564pt;height:2.15pt;z-index:251658246;mso-position-horizontal-relative:page;mso-position-vertical-relative:page" coordsize="7162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">
              <v:shape id="Shape 29071" o:spid="_x0000_s1027" style="position:absolute;width:71353;height:274;visibility:visible;mso-wrap-style:square;v-text-anchor:top" coordsize="713536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" path="m,l7135368,r,27432l,27432,,e" fillcolor="black" stroked="f" strokeweight="0">
                <v:stroke miterlimit="83231f" joinstyle="miter"/>
                <v:path arrowok="t" textboxrect="0,0,7135368,27432"/>
              </v:shape>
              <v:shape id="Shape 29072" o:spid="_x0000_s1028" style="position:absolute;left:71353;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172911"/>
      <w:docPartObj>
        <w:docPartGallery w:val="Page Numbers (Bottom of Page)"/>
        <w:docPartUnique/>
      </w:docPartObj>
    </w:sdtPr>
    <w:sdtEndPr>
      <w:rPr>
        <w:noProof/>
      </w:rPr>
    </w:sdtEndPr>
    <w:sdtContent>
      <w:p w14:paraId="1085DF3B" w14:textId="3B37B7EF" w:rsidR="001D0096" w:rsidRDefault="001D00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8662C1" w14:textId="3A094416" w:rsidR="00CB4101" w:rsidRDefault="00CB4101">
    <w:pPr>
      <w:spacing w:after="0" w:line="259" w:lineRule="auto"/>
      <w:ind w:left="991"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133636"/>
      <w:docPartObj>
        <w:docPartGallery w:val="Page Numbers (Bottom of Page)"/>
        <w:docPartUnique/>
      </w:docPartObj>
    </w:sdtPr>
    <w:sdtEndPr>
      <w:rPr>
        <w:noProof/>
      </w:rPr>
    </w:sdtEndPr>
    <w:sdtContent>
      <w:p w14:paraId="7704C0F7" w14:textId="3D68BD76" w:rsidR="001D0096" w:rsidRDefault="001D00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78DDDB" w14:textId="785BDB9B" w:rsidR="00CB4101" w:rsidRDefault="00CB4101">
    <w:pPr>
      <w:spacing w:after="0" w:line="259" w:lineRule="auto"/>
      <w:ind w:left="-1068" w:right="11171"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8CFA" w14:textId="77777777" w:rsidR="00CB4101" w:rsidRDefault="00937C77">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53" behindDoc="0" locked="0" layoutInCell="1" allowOverlap="1" wp14:anchorId="39E0389F" wp14:editId="69E8F590">
              <wp:simplePos x="0" y="0"/>
              <wp:positionH relativeFrom="page">
                <wp:posOffset>304800</wp:posOffset>
              </wp:positionH>
              <wp:positionV relativeFrom="page">
                <wp:posOffset>9726168</wp:posOffset>
              </wp:positionV>
              <wp:extent cx="7162800" cy="27432"/>
              <wp:effectExtent l="0" t="0" r="0" b="0"/>
              <wp:wrapSquare wrapText="bothSides"/>
              <wp:docPr id="27104" name="Group 27104"/>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29083" name="Shape 29083"/>
                      <wps:cNvSpPr/>
                      <wps:spPr>
                        <a:xfrm>
                          <a:off x="0" y="0"/>
                          <a:ext cx="7135368" cy="27432"/>
                        </a:xfrm>
                        <a:custGeom>
                          <a:avLst/>
                          <a:gdLst/>
                          <a:ahLst/>
                          <a:cxnLst/>
                          <a:rect l="0" t="0" r="0" b="0"/>
                          <a:pathLst>
                            <a:path w="7135368" h="27432">
                              <a:moveTo>
                                <a:pt x="0" y="0"/>
                              </a:moveTo>
                              <a:lnTo>
                                <a:pt x="7135368" y="0"/>
                              </a:lnTo>
                              <a:lnTo>
                                <a:pt x="713536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84" name="Shape 29084"/>
                      <wps:cNvSpPr/>
                      <wps:spPr>
                        <a:xfrm>
                          <a:off x="713536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E96A78" id="Group 27104" o:spid="_x0000_s1026" style="position:absolute;margin-left:24pt;margin-top:765.85pt;width:564pt;height:2.15pt;z-index:251658253;mso-position-horizontal-relative:page;mso-position-vertical-relative:page" coordsize="7162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">
              <v:shape id="Shape 29083" o:spid="_x0000_s1027" style="position:absolute;width:71353;height:274;visibility:visible;mso-wrap-style:square;v-text-anchor:top" coordsize="713536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" path="m,l7135368,r,27432l,27432,,e" fillcolor="black" stroked="f" strokeweight="0">
                <v:stroke miterlimit="83231f" joinstyle="miter"/>
                <v:path arrowok="t" textboxrect="0,0,7135368,27432"/>
              </v:shape>
              <v:shape id="Shape 29084" o:spid="_x0000_s1028" style="position:absolute;left:71353;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r>
      <w:rPr>
        <w:sz w:val="20"/>
      </w:rPr>
      <w:t xml:space="preserve">                                                            </w:t>
    </w:r>
    <w:r>
      <w:fldChar w:fldCharType="begin"/>
    </w:r>
    <w:r>
      <w:instrText xml:space="preserve"> PAGE   \* MERGEFORMAT </w:instrText>
    </w:r>
    <w:r>
      <w:fldChar w:fldCharType="separate"/>
    </w:r>
    <w:r>
      <w:rPr>
        <w:sz w:val="20"/>
      </w:rPr>
      <w:t>4</w:t>
    </w:r>
    <w:r>
      <w:rPr>
        <w:sz w:val="20"/>
      </w:rPr>
      <w:fldChar w:fldCharType="end"/>
    </w: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917972"/>
      <w:docPartObj>
        <w:docPartGallery w:val="Page Numbers (Bottom of Page)"/>
        <w:docPartUnique/>
      </w:docPartObj>
    </w:sdtPr>
    <w:sdtEndPr>
      <w:rPr>
        <w:noProof/>
      </w:rPr>
    </w:sdtEndPr>
    <w:sdtContent>
      <w:p w14:paraId="0BC1D497" w14:textId="6D96DC9F" w:rsidR="001D0096" w:rsidRDefault="001D00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C6D87A" w14:textId="58FD62BD" w:rsidR="00CB4101" w:rsidRDefault="00CB4101">
    <w:pPr>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FED7" w14:textId="77777777" w:rsidR="00CB4101" w:rsidRDefault="00937C77">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2AAD9B92" wp14:editId="61360169">
              <wp:simplePos x="0" y="0"/>
              <wp:positionH relativeFrom="page">
                <wp:posOffset>304800</wp:posOffset>
              </wp:positionH>
              <wp:positionV relativeFrom="page">
                <wp:posOffset>9726168</wp:posOffset>
              </wp:positionV>
              <wp:extent cx="7162800" cy="27432"/>
              <wp:effectExtent l="0" t="0" r="0" b="0"/>
              <wp:wrapSquare wrapText="bothSides"/>
              <wp:docPr id="27034" name="Group 27034"/>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29075" name="Shape 29075"/>
                      <wps:cNvSpPr/>
                      <wps:spPr>
                        <a:xfrm>
                          <a:off x="0" y="0"/>
                          <a:ext cx="7135368" cy="27432"/>
                        </a:xfrm>
                        <a:custGeom>
                          <a:avLst/>
                          <a:gdLst/>
                          <a:ahLst/>
                          <a:cxnLst/>
                          <a:rect l="0" t="0" r="0" b="0"/>
                          <a:pathLst>
                            <a:path w="7135368" h="27432">
                              <a:moveTo>
                                <a:pt x="0" y="0"/>
                              </a:moveTo>
                              <a:lnTo>
                                <a:pt x="7135368" y="0"/>
                              </a:lnTo>
                              <a:lnTo>
                                <a:pt x="713536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76" name="Shape 29076"/>
                      <wps:cNvSpPr/>
                      <wps:spPr>
                        <a:xfrm>
                          <a:off x="713536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AEF224" id="Group 27034" o:spid="_x0000_s1026" style="position:absolute;margin-left:24pt;margin-top:765.85pt;width:564pt;height:2.15pt;z-index:251658254;mso-position-horizontal-relative:page;mso-position-vertical-relative:page" coordsize="7162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">
              <v:shape id="Shape 29075" o:spid="_x0000_s1027" style="position:absolute;width:71353;height:274;visibility:visible;mso-wrap-style:square;v-text-anchor:top" coordsize="713536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" path="m,l7135368,r,27432l,27432,,e" fillcolor="black" stroked="f" strokeweight="0">
                <v:stroke miterlimit="83231f" joinstyle="miter"/>
                <v:path arrowok="t" textboxrect="0,0,7135368,27432"/>
              </v:shape>
              <v:shape id="Shape 29076" o:spid="_x0000_s1028" style="position:absolute;left:71353;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r>
      <w:rPr>
        <w:sz w:val="20"/>
      </w:rPr>
      <w:t xml:space="preserve">                                                            </w:t>
    </w:r>
    <w:r>
      <w:fldChar w:fldCharType="begin"/>
    </w:r>
    <w:r>
      <w:instrText xml:space="preserve"> PAGE   \* MERGEFORMAT </w:instrText>
    </w:r>
    <w:r>
      <w:fldChar w:fldCharType="separate"/>
    </w:r>
    <w:r>
      <w:rPr>
        <w:sz w:val="20"/>
      </w:rPr>
      <w:t>4</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EC944" w14:textId="77777777" w:rsidR="00B67E29" w:rsidRDefault="00B67E29">
      <w:pPr>
        <w:spacing w:after="0" w:line="240" w:lineRule="auto"/>
      </w:pPr>
      <w:r>
        <w:separator/>
      </w:r>
    </w:p>
  </w:footnote>
  <w:footnote w:type="continuationSeparator" w:id="0">
    <w:p w14:paraId="596862BD" w14:textId="77777777" w:rsidR="00B67E29" w:rsidRDefault="00B67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8041" w14:textId="77777777" w:rsidR="00CB4101" w:rsidRDefault="00937C77">
    <w:pPr>
      <w:spacing w:after="0" w:line="259" w:lineRule="auto"/>
      <w:ind w:left="27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7A06229" wp14:editId="7EE29057">
              <wp:simplePos x="0" y="0"/>
              <wp:positionH relativeFrom="page">
                <wp:posOffset>304800</wp:posOffset>
              </wp:positionH>
              <wp:positionV relativeFrom="page">
                <wp:posOffset>304800</wp:posOffset>
              </wp:positionV>
              <wp:extent cx="7162800" cy="27432"/>
              <wp:effectExtent l="0" t="0" r="0" b="0"/>
              <wp:wrapSquare wrapText="bothSides"/>
              <wp:docPr id="26977" name="Group 26977"/>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29031" name="Shape 29031"/>
                      <wps:cNvSpPr/>
                      <wps:spPr>
                        <a:xfrm>
                          <a:off x="0" y="0"/>
                          <a:ext cx="7135368" cy="27432"/>
                        </a:xfrm>
                        <a:custGeom>
                          <a:avLst/>
                          <a:gdLst/>
                          <a:ahLst/>
                          <a:cxnLst/>
                          <a:rect l="0" t="0" r="0" b="0"/>
                          <a:pathLst>
                            <a:path w="7135368" h="27432">
                              <a:moveTo>
                                <a:pt x="0" y="0"/>
                              </a:moveTo>
                              <a:lnTo>
                                <a:pt x="7135368" y="0"/>
                              </a:lnTo>
                              <a:lnTo>
                                <a:pt x="713536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32" name="Shape 29032"/>
                      <wps:cNvSpPr/>
                      <wps:spPr>
                        <a:xfrm>
                          <a:off x="713536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217091" id="Group 26977" o:spid="_x0000_s1026" style="position:absolute;margin-left:24pt;margin-top:24pt;width:564pt;height:2.15pt;z-index:251658240;mso-position-horizontal-relative:page;mso-position-vertical-relative:page" coordsize="7162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">
              <v:shape id="Shape 29031" o:spid="_x0000_s1027" style="position:absolute;width:71353;height:274;visibility:visible;mso-wrap-style:square;v-text-anchor:top" coordsize="713536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" path="m,l7135368,r,27432l,27432,,e" fillcolor="black" stroked="f" strokeweight="0">
                <v:stroke miterlimit="83231f" joinstyle="miter"/>
                <v:path arrowok="t" textboxrect="0,0,7135368,27432"/>
              </v:shape>
              <v:shape id="Shape 29032" o:spid="_x0000_s1028" style="position:absolute;left:71353;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r>
      <w:t xml:space="preserve"> </w:t>
    </w:r>
  </w:p>
  <w:p w14:paraId="4820F669" w14:textId="77777777" w:rsidR="00CB4101" w:rsidRDefault="00937C77">
    <w:pPr>
      <w:spacing w:after="0" w:line="259" w:lineRule="auto"/>
      <w:ind w:left="271" w:firstLine="0"/>
      <w:jc w:val="left"/>
    </w:pPr>
    <w:r>
      <w:t xml:space="preserve"> </w:t>
    </w:r>
  </w:p>
  <w:p w14:paraId="3399E7D9" w14:textId="77777777" w:rsidR="00CB4101" w:rsidRDefault="00937C77">
    <w:pPr>
      <w:spacing w:after="0" w:line="259" w:lineRule="auto"/>
      <w:ind w:left="271" w:firstLine="0"/>
      <w:jc w:val="left"/>
    </w:pPr>
    <w:r>
      <w:t xml:space="preserve"> </w:t>
    </w:r>
  </w:p>
  <w:p w14:paraId="3260312C" w14:textId="77777777" w:rsidR="00CB4101" w:rsidRDefault="00937C77">
    <w:pPr>
      <w:spacing w:after="0" w:line="259" w:lineRule="auto"/>
      <w:ind w:left="271" w:firstLine="0"/>
      <w:jc w:val="left"/>
    </w:pPr>
    <w:r>
      <w:t xml:space="preserve"> </w:t>
    </w:r>
  </w:p>
  <w:p w14:paraId="2F4B2772" w14:textId="77777777" w:rsidR="00CB4101" w:rsidRDefault="00937C77">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54C84474" wp14:editId="21F6F0E2">
              <wp:simplePos x="0" y="0"/>
              <wp:positionH relativeFrom="page">
                <wp:posOffset>304800</wp:posOffset>
              </wp:positionH>
              <wp:positionV relativeFrom="page">
                <wp:posOffset>332232</wp:posOffset>
              </wp:positionV>
              <wp:extent cx="7162800" cy="9393936"/>
              <wp:effectExtent l="0" t="0" r="0" b="0"/>
              <wp:wrapNone/>
              <wp:docPr id="26989" name="Group 26989"/>
              <wp:cNvGraphicFramePr/>
              <a:graphic xmlns:a="http://schemas.openxmlformats.org/drawingml/2006/main">
                <a:graphicData uri="http://schemas.microsoft.com/office/word/2010/wordprocessingGroup">
                  <wpg:wgp>
                    <wpg:cNvGrpSpPr/>
                    <wpg:grpSpPr>
                      <a:xfrm>
                        <a:off x="0" y="0"/>
                        <a:ext cx="7162800" cy="9393936"/>
                        <a:chOff x="0" y="0"/>
                        <a:chExt cx="7162800" cy="9393936"/>
                      </a:xfrm>
                    </wpg:grpSpPr>
                    <wps:wsp>
                      <wps:cNvPr id="29035" name="Shape 29035"/>
                      <wps:cNvSpPr/>
                      <wps:spPr>
                        <a:xfrm>
                          <a:off x="0"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36" name="Shape 29036"/>
                      <wps:cNvSpPr/>
                      <wps:spPr>
                        <a:xfrm>
                          <a:off x="7135368"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337D6B" id="Group 26989" o:spid="_x0000_s1026" style="position:absolute;margin-left:24pt;margin-top:26.15pt;width:564pt;height:739.7pt;z-index:-251658239;mso-position-horizontal-relative:page;mso-position-vertical-relative:page" coordsize="71628,93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">
              <v:shape id="Shape 29035" o:spid="_x0000_s1027" style="position:absolute;width:274;height:93939;visibility:visible;mso-wrap-style:square;v-text-anchor:top" coordsize="27432,939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" path="m,l27432,r,9393936l,9393936,,e" fillcolor="black" stroked="f" strokeweight="0">
                <v:stroke miterlimit="83231f" joinstyle="miter"/>
                <v:path arrowok="t" textboxrect="0,0,27432,9393936"/>
              </v:shape>
              <v:shape id="Shape 29036" o:spid="_x0000_s1028" style="position:absolute;left:71353;width:275;height:93939;visibility:visible;mso-wrap-style:square;v-text-anchor:top" coordsize="27432,939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" path="m,l27432,r,9393936l,9393936,,e" fillcolor="black" stroked="f" strokeweight="0">
                <v:stroke miterlimit="83231f" joinstyle="miter"/>
                <v:path arrowok="t" textboxrect="0,0,27432,939393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699A8" w14:textId="77777777" w:rsidR="00CB4101" w:rsidRDefault="00937C77">
    <w:pPr>
      <w:spacing w:after="0" w:line="259" w:lineRule="auto"/>
      <w:ind w:left="271"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1983C04E" wp14:editId="6E753EA2">
              <wp:simplePos x="0" y="0"/>
              <wp:positionH relativeFrom="page">
                <wp:posOffset>304800</wp:posOffset>
              </wp:positionH>
              <wp:positionV relativeFrom="page">
                <wp:posOffset>304800</wp:posOffset>
              </wp:positionV>
              <wp:extent cx="7162800" cy="27432"/>
              <wp:effectExtent l="0" t="0" r="0" b="0"/>
              <wp:wrapSquare wrapText="bothSides"/>
              <wp:docPr id="26947" name="Group 26947"/>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29023" name="Shape 29023"/>
                      <wps:cNvSpPr/>
                      <wps:spPr>
                        <a:xfrm>
                          <a:off x="0" y="0"/>
                          <a:ext cx="7135368" cy="27432"/>
                        </a:xfrm>
                        <a:custGeom>
                          <a:avLst/>
                          <a:gdLst/>
                          <a:ahLst/>
                          <a:cxnLst/>
                          <a:rect l="0" t="0" r="0" b="0"/>
                          <a:pathLst>
                            <a:path w="7135368" h="27432">
                              <a:moveTo>
                                <a:pt x="0" y="0"/>
                              </a:moveTo>
                              <a:lnTo>
                                <a:pt x="7135368" y="0"/>
                              </a:lnTo>
                              <a:lnTo>
                                <a:pt x="713536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24" name="Shape 29024"/>
                      <wps:cNvSpPr/>
                      <wps:spPr>
                        <a:xfrm>
                          <a:off x="713536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C9B937" id="Group 26947" o:spid="_x0000_s1026" style="position:absolute;margin-left:24pt;margin-top:24pt;width:564pt;height:2.15pt;z-index:251658242;mso-position-horizontal-relative:page;mso-position-vertical-relative:page" coordsize="7162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">
              <v:shape id="Shape 29023" o:spid="_x0000_s1027" style="position:absolute;width:71353;height:274;visibility:visible;mso-wrap-style:square;v-text-anchor:top" coordsize="713536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" path="m,l7135368,r,27432l,27432,,e" fillcolor="black" stroked="f" strokeweight="0">
                <v:stroke miterlimit="83231f" joinstyle="miter"/>
                <v:path arrowok="t" textboxrect="0,0,7135368,27432"/>
              </v:shape>
              <v:shape id="Shape 29024" o:spid="_x0000_s1028" style="position:absolute;left:71353;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r>
      <w:t xml:space="preserve"> </w:t>
    </w:r>
  </w:p>
  <w:p w14:paraId="32A18E89" w14:textId="77777777" w:rsidR="00CB4101" w:rsidRDefault="00937C77">
    <w:pPr>
      <w:spacing w:after="0" w:line="259" w:lineRule="auto"/>
      <w:ind w:left="271" w:firstLine="0"/>
      <w:jc w:val="left"/>
    </w:pPr>
    <w:r>
      <w:t xml:space="preserve"> </w:t>
    </w:r>
  </w:p>
  <w:p w14:paraId="7AE5E2B3" w14:textId="77777777" w:rsidR="00CB4101" w:rsidRDefault="00937C77">
    <w:pPr>
      <w:spacing w:after="0" w:line="259" w:lineRule="auto"/>
      <w:ind w:left="271" w:firstLine="0"/>
      <w:jc w:val="left"/>
    </w:pPr>
    <w:r>
      <w:t xml:space="preserve"> </w:t>
    </w:r>
  </w:p>
  <w:p w14:paraId="6036F16D" w14:textId="77777777" w:rsidR="00CB4101" w:rsidRDefault="00937C77">
    <w:pPr>
      <w:spacing w:after="0" w:line="259" w:lineRule="auto"/>
      <w:ind w:left="271" w:firstLine="0"/>
      <w:jc w:val="left"/>
    </w:pPr>
    <w:r>
      <w:t xml:space="preserve"> </w:t>
    </w:r>
  </w:p>
  <w:p w14:paraId="36D8BAF0" w14:textId="77777777" w:rsidR="00CB4101" w:rsidRDefault="00937C77">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22F0C5F0" wp14:editId="09E6500C">
              <wp:simplePos x="0" y="0"/>
              <wp:positionH relativeFrom="page">
                <wp:posOffset>304800</wp:posOffset>
              </wp:positionH>
              <wp:positionV relativeFrom="page">
                <wp:posOffset>332232</wp:posOffset>
              </wp:positionV>
              <wp:extent cx="7162800" cy="9393936"/>
              <wp:effectExtent l="0" t="0" r="0" b="0"/>
              <wp:wrapNone/>
              <wp:docPr id="26959" name="Group 26959"/>
              <wp:cNvGraphicFramePr/>
              <a:graphic xmlns:a="http://schemas.openxmlformats.org/drawingml/2006/main">
                <a:graphicData uri="http://schemas.microsoft.com/office/word/2010/wordprocessingGroup">
                  <wpg:wgp>
                    <wpg:cNvGrpSpPr/>
                    <wpg:grpSpPr>
                      <a:xfrm>
                        <a:off x="0" y="0"/>
                        <a:ext cx="7162800" cy="9393936"/>
                        <a:chOff x="0" y="0"/>
                        <a:chExt cx="7162800" cy="9393936"/>
                      </a:xfrm>
                    </wpg:grpSpPr>
                    <wps:wsp>
                      <wps:cNvPr id="29027" name="Shape 29027"/>
                      <wps:cNvSpPr/>
                      <wps:spPr>
                        <a:xfrm>
                          <a:off x="0"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28" name="Shape 29028"/>
                      <wps:cNvSpPr/>
                      <wps:spPr>
                        <a:xfrm>
                          <a:off x="7135368"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82BAF3" id="Group 26959" o:spid="_x0000_s1026" style="position:absolute;margin-left:24pt;margin-top:26.15pt;width:564pt;height:739.7pt;z-index:-251658237;mso-position-horizontal-relative:page;mso-position-vertical-relative:page" coordsize="71628,93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">
              <v:shape id="Shape 29027" o:spid="_x0000_s1027" style="position:absolute;width:274;height:93939;visibility:visible;mso-wrap-style:square;v-text-anchor:top" coordsize="27432,939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" path="m,l27432,r,9393936l,9393936,,e" fillcolor="black" stroked="f" strokeweight="0">
                <v:stroke miterlimit="83231f" joinstyle="miter"/>
                <v:path arrowok="t" textboxrect="0,0,27432,9393936"/>
              </v:shape>
              <v:shape id="Shape 29028" o:spid="_x0000_s1028" style="position:absolute;left:71353;width:275;height:93939;visibility:visible;mso-wrap-style:square;v-text-anchor:top" coordsize="27432,939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" path="m,l27432,r,9393936l,9393936,,e" fillcolor="black" stroked="f" strokeweight="0">
                <v:stroke miterlimit="83231f" joinstyle="miter"/>
                <v:path arrowok="t" textboxrect="0,0,27432,939393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96C18" w14:textId="77777777" w:rsidR="00CB4101" w:rsidRDefault="00937C77">
    <w:pPr>
      <w:spacing w:after="0" w:line="259" w:lineRule="auto"/>
      <w:ind w:left="-1068" w:right="11171" w:firstLine="0"/>
      <w:jc w:val="left"/>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3F851FF1" wp14:editId="712725DB">
              <wp:simplePos x="0" y="0"/>
              <wp:positionH relativeFrom="page">
                <wp:posOffset>304800</wp:posOffset>
              </wp:positionH>
              <wp:positionV relativeFrom="page">
                <wp:posOffset>304800</wp:posOffset>
              </wp:positionV>
              <wp:extent cx="7162800" cy="27432"/>
              <wp:effectExtent l="0" t="0" r="0" b="0"/>
              <wp:wrapSquare wrapText="bothSides"/>
              <wp:docPr id="26928" name="Group 26928"/>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29015" name="Shape 29015"/>
                      <wps:cNvSpPr/>
                      <wps:spPr>
                        <a:xfrm>
                          <a:off x="0" y="0"/>
                          <a:ext cx="7135368" cy="27432"/>
                        </a:xfrm>
                        <a:custGeom>
                          <a:avLst/>
                          <a:gdLst/>
                          <a:ahLst/>
                          <a:cxnLst/>
                          <a:rect l="0" t="0" r="0" b="0"/>
                          <a:pathLst>
                            <a:path w="7135368" h="27432">
                              <a:moveTo>
                                <a:pt x="0" y="0"/>
                              </a:moveTo>
                              <a:lnTo>
                                <a:pt x="7135368" y="0"/>
                              </a:lnTo>
                              <a:lnTo>
                                <a:pt x="713536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16" name="Shape 29016"/>
                      <wps:cNvSpPr/>
                      <wps:spPr>
                        <a:xfrm>
                          <a:off x="713536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26CF7B" id="Group 26928" o:spid="_x0000_s1026" style="position:absolute;margin-left:24pt;margin-top:24pt;width:564pt;height:2.15pt;z-index:251658244;mso-position-horizontal-relative:page;mso-position-vertical-relative:page" coordsize="7162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">
              <v:shape id="Shape 29015" o:spid="_x0000_s1027" style="position:absolute;width:71353;height:274;visibility:visible;mso-wrap-style:square;v-text-anchor:top" coordsize="713536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" path="m,l7135368,r,27432l,27432,,e" fillcolor="black" stroked="f" strokeweight="0">
                <v:stroke miterlimit="83231f" joinstyle="miter"/>
                <v:path arrowok="t" textboxrect="0,0,7135368,27432"/>
              </v:shape>
              <v:shape id="Shape 29016" o:spid="_x0000_s1028" style="position:absolute;left:71353;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p w14:paraId="06A4B023" w14:textId="77777777" w:rsidR="00CB4101" w:rsidRDefault="00937C77">
    <w:r>
      <w:rPr>
        <w:rFonts w:ascii="Calibri" w:eastAsia="Calibri" w:hAnsi="Calibri" w:cs="Calibri"/>
        <w:noProof/>
        <w:sz w:val="22"/>
      </w:rPr>
      <mc:AlternateContent>
        <mc:Choice Requires="wpg">
          <w:drawing>
            <wp:anchor distT="0" distB="0" distL="114300" distR="114300" simplePos="0" relativeHeight="251658245" behindDoc="1" locked="0" layoutInCell="1" allowOverlap="1" wp14:anchorId="05E44370" wp14:editId="20FBE35A">
              <wp:simplePos x="0" y="0"/>
              <wp:positionH relativeFrom="page">
                <wp:posOffset>304800</wp:posOffset>
              </wp:positionH>
              <wp:positionV relativeFrom="page">
                <wp:posOffset>332232</wp:posOffset>
              </wp:positionV>
              <wp:extent cx="7162800" cy="9393936"/>
              <wp:effectExtent l="0" t="0" r="0" b="0"/>
              <wp:wrapNone/>
              <wp:docPr id="26931" name="Group 26931"/>
              <wp:cNvGraphicFramePr/>
              <a:graphic xmlns:a="http://schemas.openxmlformats.org/drawingml/2006/main">
                <a:graphicData uri="http://schemas.microsoft.com/office/word/2010/wordprocessingGroup">
                  <wpg:wgp>
                    <wpg:cNvGrpSpPr/>
                    <wpg:grpSpPr>
                      <a:xfrm>
                        <a:off x="0" y="0"/>
                        <a:ext cx="7162800" cy="9393936"/>
                        <a:chOff x="0" y="0"/>
                        <a:chExt cx="7162800" cy="9393936"/>
                      </a:xfrm>
                    </wpg:grpSpPr>
                    <wps:wsp>
                      <wps:cNvPr id="29019" name="Shape 29019"/>
                      <wps:cNvSpPr/>
                      <wps:spPr>
                        <a:xfrm>
                          <a:off x="0"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20" name="Shape 29020"/>
                      <wps:cNvSpPr/>
                      <wps:spPr>
                        <a:xfrm>
                          <a:off x="7135368"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4C4015" id="Group 26931" o:spid="_x0000_s1026" style="position:absolute;margin-left:24pt;margin-top:26.15pt;width:564pt;height:739.7pt;z-index:-251658235;mso-position-horizontal-relative:page;mso-position-vertical-relative:page" coordsize="71628,93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">
              <v:shape id="Shape 29019" o:spid="_x0000_s1027" style="position:absolute;width:274;height:93939;visibility:visible;mso-wrap-style:square;v-text-anchor:top" coordsize="27432,939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" path="m,l27432,r,9393936l,9393936,,e" fillcolor="black" stroked="f" strokeweight="0">
                <v:stroke miterlimit="83231f" joinstyle="miter"/>
                <v:path arrowok="t" textboxrect="0,0,27432,9393936"/>
              </v:shape>
              <v:shape id="Shape 29020" o:spid="_x0000_s1028" style="position:absolute;left:71353;width:275;height:93939;visibility:visible;mso-wrap-style:square;v-text-anchor:top" coordsize="27432,939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" path="m,l27432,r,9393936l,9393936,,e" fillcolor="black" stroked="f" strokeweight="0">
                <v:stroke miterlimit="83231f" joinstyle="miter"/>
                <v:path arrowok="t" textboxrect="0,0,27432,9393936"/>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C4EF" w14:textId="77777777" w:rsidR="00CB4101" w:rsidRDefault="00937C77">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0412D74C" wp14:editId="61DA318F">
              <wp:simplePos x="0" y="0"/>
              <wp:positionH relativeFrom="page">
                <wp:posOffset>304800</wp:posOffset>
              </wp:positionH>
              <wp:positionV relativeFrom="page">
                <wp:posOffset>304800</wp:posOffset>
              </wp:positionV>
              <wp:extent cx="7162800" cy="27432"/>
              <wp:effectExtent l="0" t="0" r="0" b="0"/>
              <wp:wrapSquare wrapText="bothSides"/>
              <wp:docPr id="27078" name="Group 27078"/>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29055" name="Shape 29055"/>
                      <wps:cNvSpPr/>
                      <wps:spPr>
                        <a:xfrm>
                          <a:off x="0" y="0"/>
                          <a:ext cx="7135368" cy="27432"/>
                        </a:xfrm>
                        <a:custGeom>
                          <a:avLst/>
                          <a:gdLst/>
                          <a:ahLst/>
                          <a:cxnLst/>
                          <a:rect l="0" t="0" r="0" b="0"/>
                          <a:pathLst>
                            <a:path w="7135368" h="27432">
                              <a:moveTo>
                                <a:pt x="0" y="0"/>
                              </a:moveTo>
                              <a:lnTo>
                                <a:pt x="7135368" y="0"/>
                              </a:lnTo>
                              <a:lnTo>
                                <a:pt x="713536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56" name="Shape 29056"/>
                      <wps:cNvSpPr/>
                      <wps:spPr>
                        <a:xfrm>
                          <a:off x="713536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487E3C" id="Group 27078" o:spid="_x0000_s1026" style="position:absolute;margin-left:24pt;margin-top:24pt;width:564pt;height:2.15pt;z-index:251658247;mso-position-horizontal-relative:page;mso-position-vertical-relative:page" coordsize="7162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">
              <v:shape id="Shape 29055" o:spid="_x0000_s1027" style="position:absolute;width:71353;height:274;visibility:visible;mso-wrap-style:square;v-text-anchor:top" coordsize="713536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" path="m,l7135368,r,27432l,27432,,e" fillcolor="black" stroked="f" strokeweight="0">
                <v:stroke miterlimit="83231f" joinstyle="miter"/>
                <v:path arrowok="t" textboxrect="0,0,7135368,27432"/>
              </v:shape>
              <v:shape id="Shape 29056" o:spid="_x0000_s1028" style="position:absolute;left:71353;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r>
      <w:t xml:space="preserve"> </w:t>
    </w:r>
  </w:p>
  <w:p w14:paraId="3524E45C" w14:textId="77777777" w:rsidR="00CB4101" w:rsidRDefault="00937C77">
    <w:pPr>
      <w:spacing w:after="0" w:line="259" w:lineRule="auto"/>
      <w:ind w:left="0" w:firstLine="0"/>
      <w:jc w:val="left"/>
    </w:pPr>
    <w:r>
      <w:t xml:space="preserve"> </w:t>
    </w:r>
  </w:p>
  <w:p w14:paraId="63596799" w14:textId="77777777" w:rsidR="00CB4101" w:rsidRDefault="00937C77">
    <w:pPr>
      <w:spacing w:after="0" w:line="259" w:lineRule="auto"/>
      <w:ind w:left="0" w:firstLine="0"/>
      <w:jc w:val="left"/>
    </w:pPr>
    <w:r>
      <w:t xml:space="preserve"> </w:t>
    </w:r>
  </w:p>
  <w:p w14:paraId="77E8520A" w14:textId="77777777" w:rsidR="00CB4101" w:rsidRDefault="00937C77">
    <w:pPr>
      <w:spacing w:after="0" w:line="259" w:lineRule="auto"/>
      <w:ind w:left="0" w:firstLine="0"/>
      <w:jc w:val="left"/>
    </w:pPr>
    <w:r>
      <w:t xml:space="preserve"> </w:t>
    </w:r>
  </w:p>
  <w:p w14:paraId="26A03455" w14:textId="77777777" w:rsidR="00CB4101" w:rsidRDefault="00937C77">
    <w:pPr>
      <w:spacing w:after="0" w:line="259" w:lineRule="auto"/>
      <w:ind w:left="0" w:firstLine="0"/>
      <w:jc w:val="left"/>
    </w:pPr>
    <w:r>
      <w:t xml:space="preserve"> </w:t>
    </w:r>
  </w:p>
  <w:p w14:paraId="6B046D87" w14:textId="77777777" w:rsidR="00CB4101" w:rsidRDefault="00937C77">
    <w:r>
      <w:rPr>
        <w:rFonts w:ascii="Calibri" w:eastAsia="Calibri" w:hAnsi="Calibri" w:cs="Calibri"/>
        <w:noProof/>
        <w:sz w:val="22"/>
      </w:rPr>
      <mc:AlternateContent>
        <mc:Choice Requires="wpg">
          <w:drawing>
            <wp:anchor distT="0" distB="0" distL="114300" distR="114300" simplePos="0" relativeHeight="251658248" behindDoc="1" locked="0" layoutInCell="1" allowOverlap="1" wp14:anchorId="0AAC2893" wp14:editId="099D38EB">
              <wp:simplePos x="0" y="0"/>
              <wp:positionH relativeFrom="page">
                <wp:posOffset>304800</wp:posOffset>
              </wp:positionH>
              <wp:positionV relativeFrom="page">
                <wp:posOffset>332232</wp:posOffset>
              </wp:positionV>
              <wp:extent cx="7162800" cy="9393936"/>
              <wp:effectExtent l="0" t="0" r="0" b="0"/>
              <wp:wrapNone/>
              <wp:docPr id="27093" name="Group 27093"/>
              <wp:cNvGraphicFramePr/>
              <a:graphic xmlns:a="http://schemas.openxmlformats.org/drawingml/2006/main">
                <a:graphicData uri="http://schemas.microsoft.com/office/word/2010/wordprocessingGroup">
                  <wpg:wgp>
                    <wpg:cNvGrpSpPr/>
                    <wpg:grpSpPr>
                      <a:xfrm>
                        <a:off x="0" y="0"/>
                        <a:ext cx="7162800" cy="9393936"/>
                        <a:chOff x="0" y="0"/>
                        <a:chExt cx="7162800" cy="9393936"/>
                      </a:xfrm>
                    </wpg:grpSpPr>
                    <wps:wsp>
                      <wps:cNvPr id="29059" name="Shape 29059"/>
                      <wps:cNvSpPr/>
                      <wps:spPr>
                        <a:xfrm>
                          <a:off x="0"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60" name="Shape 29060"/>
                      <wps:cNvSpPr/>
                      <wps:spPr>
                        <a:xfrm>
                          <a:off x="7135368"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0C13A9" id="Group 27093" o:spid="_x0000_s1026" style="position:absolute;margin-left:24pt;margin-top:26.15pt;width:564pt;height:739.7pt;z-index:-251658232;mso-position-horizontal-relative:page;mso-position-vertical-relative:page" coordsize="71628,93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">
              <v:shape id="Shape 29059" o:spid="_x0000_s1027" style="position:absolute;width:274;height:93939;visibility:visible;mso-wrap-style:square;v-text-anchor:top" coordsize="27432,939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" path="m,l27432,r,9393936l,9393936,,e" fillcolor="black" stroked="f" strokeweight="0">
                <v:stroke miterlimit="83231f" joinstyle="miter"/>
                <v:path arrowok="t" textboxrect="0,0,27432,9393936"/>
              </v:shape>
              <v:shape id="Shape 29060" o:spid="_x0000_s1028" style="position:absolute;left:71353;width:275;height:93939;visibility:visible;mso-wrap-style:square;v-text-anchor:top" coordsize="27432,939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" path="m,l27432,r,9393936l,9393936,,e" fillcolor="black" stroked="f" strokeweight="0">
                <v:stroke miterlimit="83231f" joinstyle="miter"/>
                <v:path arrowok="t" textboxrect="0,0,27432,9393936"/>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F2BD" w14:textId="77777777" w:rsidR="00CB4101" w:rsidRDefault="00937C77">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9" behindDoc="0" locked="0" layoutInCell="1" allowOverlap="1" wp14:anchorId="6F9D349C" wp14:editId="7CF82913">
              <wp:simplePos x="0" y="0"/>
              <wp:positionH relativeFrom="page">
                <wp:posOffset>304800</wp:posOffset>
              </wp:positionH>
              <wp:positionV relativeFrom="page">
                <wp:posOffset>304800</wp:posOffset>
              </wp:positionV>
              <wp:extent cx="7162800" cy="27432"/>
              <wp:effectExtent l="0" t="0" r="0" b="0"/>
              <wp:wrapSquare wrapText="bothSides"/>
              <wp:docPr id="27043" name="Group 27043"/>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29047" name="Shape 29047"/>
                      <wps:cNvSpPr/>
                      <wps:spPr>
                        <a:xfrm>
                          <a:off x="0" y="0"/>
                          <a:ext cx="7135368" cy="27432"/>
                        </a:xfrm>
                        <a:custGeom>
                          <a:avLst/>
                          <a:gdLst/>
                          <a:ahLst/>
                          <a:cxnLst/>
                          <a:rect l="0" t="0" r="0" b="0"/>
                          <a:pathLst>
                            <a:path w="7135368" h="27432">
                              <a:moveTo>
                                <a:pt x="0" y="0"/>
                              </a:moveTo>
                              <a:lnTo>
                                <a:pt x="7135368" y="0"/>
                              </a:lnTo>
                              <a:lnTo>
                                <a:pt x="713536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48" name="Shape 29048"/>
                      <wps:cNvSpPr/>
                      <wps:spPr>
                        <a:xfrm>
                          <a:off x="713536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9EC761" id="Group 27043" o:spid="_x0000_s1026" style="position:absolute;margin-left:24pt;margin-top:24pt;width:564pt;height:2.15pt;z-index:251658249;mso-position-horizontal-relative:page;mso-position-vertical-relative:page" coordsize="7162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">
              <v:shape id="Shape 29047" o:spid="_x0000_s1027" style="position:absolute;width:71353;height:274;visibility:visible;mso-wrap-style:square;v-text-anchor:top" coordsize="713536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" path="m,l7135368,r,27432l,27432,,e" fillcolor="black" stroked="f" strokeweight="0">
                <v:stroke miterlimit="83231f" joinstyle="miter"/>
                <v:path arrowok="t" textboxrect="0,0,7135368,27432"/>
              </v:shape>
              <v:shape id="Shape 29048" o:spid="_x0000_s1028" style="position:absolute;left:71353;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r>
      <w:t xml:space="preserve"> </w:t>
    </w:r>
  </w:p>
  <w:p w14:paraId="6E59FD3F" w14:textId="77777777" w:rsidR="00CB4101" w:rsidRDefault="00937C77">
    <w:pPr>
      <w:spacing w:after="0" w:line="259" w:lineRule="auto"/>
      <w:ind w:left="0" w:firstLine="0"/>
      <w:jc w:val="left"/>
    </w:pPr>
    <w:r>
      <w:t xml:space="preserve"> </w:t>
    </w:r>
  </w:p>
  <w:p w14:paraId="0D5549C3" w14:textId="77777777" w:rsidR="00CB4101" w:rsidRDefault="00937C77">
    <w:pPr>
      <w:spacing w:after="0" w:line="259" w:lineRule="auto"/>
      <w:ind w:left="0" w:firstLine="0"/>
      <w:jc w:val="left"/>
    </w:pPr>
    <w:r>
      <w:t xml:space="preserve"> </w:t>
    </w:r>
  </w:p>
  <w:p w14:paraId="1BFB693A" w14:textId="77777777" w:rsidR="00CB4101" w:rsidRDefault="00937C77">
    <w:pPr>
      <w:spacing w:after="0" w:line="259" w:lineRule="auto"/>
      <w:ind w:left="0" w:firstLine="0"/>
      <w:jc w:val="left"/>
    </w:pPr>
    <w:r>
      <w:t xml:space="preserve"> </w:t>
    </w:r>
  </w:p>
  <w:p w14:paraId="17009011" w14:textId="77777777" w:rsidR="00CB4101" w:rsidRDefault="00937C77">
    <w:pPr>
      <w:spacing w:after="0" w:line="259" w:lineRule="auto"/>
      <w:ind w:left="0" w:firstLine="0"/>
      <w:jc w:val="left"/>
    </w:pPr>
    <w:r>
      <w:t xml:space="preserve"> </w:t>
    </w:r>
  </w:p>
  <w:p w14:paraId="0BA3A649" w14:textId="77777777" w:rsidR="00CB4101" w:rsidRDefault="00937C77">
    <w:r>
      <w:rPr>
        <w:rFonts w:ascii="Calibri" w:eastAsia="Calibri" w:hAnsi="Calibri" w:cs="Calibri"/>
        <w:noProof/>
        <w:sz w:val="22"/>
      </w:rPr>
      <mc:AlternateContent>
        <mc:Choice Requires="wpg">
          <w:drawing>
            <wp:anchor distT="0" distB="0" distL="114300" distR="114300" simplePos="0" relativeHeight="251658250" behindDoc="1" locked="0" layoutInCell="1" allowOverlap="1" wp14:anchorId="574CA707" wp14:editId="32B08B64">
              <wp:simplePos x="0" y="0"/>
              <wp:positionH relativeFrom="page">
                <wp:posOffset>304800</wp:posOffset>
              </wp:positionH>
              <wp:positionV relativeFrom="page">
                <wp:posOffset>332232</wp:posOffset>
              </wp:positionV>
              <wp:extent cx="7162800" cy="9393936"/>
              <wp:effectExtent l="0" t="0" r="0" b="0"/>
              <wp:wrapNone/>
              <wp:docPr id="27058" name="Group 27058"/>
              <wp:cNvGraphicFramePr/>
              <a:graphic xmlns:a="http://schemas.openxmlformats.org/drawingml/2006/main">
                <a:graphicData uri="http://schemas.microsoft.com/office/word/2010/wordprocessingGroup">
                  <wpg:wgp>
                    <wpg:cNvGrpSpPr/>
                    <wpg:grpSpPr>
                      <a:xfrm>
                        <a:off x="0" y="0"/>
                        <a:ext cx="7162800" cy="9393936"/>
                        <a:chOff x="0" y="0"/>
                        <a:chExt cx="7162800" cy="9393936"/>
                      </a:xfrm>
                    </wpg:grpSpPr>
                    <wps:wsp>
                      <wps:cNvPr id="29051" name="Shape 29051"/>
                      <wps:cNvSpPr/>
                      <wps:spPr>
                        <a:xfrm>
                          <a:off x="0"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52" name="Shape 29052"/>
                      <wps:cNvSpPr/>
                      <wps:spPr>
                        <a:xfrm>
                          <a:off x="7135368"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E0DE6A" id="Group 27058" o:spid="_x0000_s1026" style="position:absolute;margin-left:24pt;margin-top:26.15pt;width:564pt;height:739.7pt;z-index:-251658230;mso-position-horizontal-relative:page;mso-position-vertical-relative:page" coordsize="71628,93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">
              <v:shape id="Shape 29051" o:spid="_x0000_s1027" style="position:absolute;width:274;height:93939;visibility:visible;mso-wrap-style:square;v-text-anchor:top" coordsize="27432,939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" path="m,l27432,r,9393936l,9393936,,e" fillcolor="black" stroked="f" strokeweight="0">
                <v:stroke miterlimit="83231f" joinstyle="miter"/>
                <v:path arrowok="t" textboxrect="0,0,27432,9393936"/>
              </v:shape>
              <v:shape id="Shape 29052" o:spid="_x0000_s1028" style="position:absolute;left:71353;width:275;height:93939;visibility:visible;mso-wrap-style:square;v-text-anchor:top" coordsize="27432,939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" path="m,l27432,r,9393936l,9393936,,e" fillcolor="black" stroked="f" strokeweight="0">
                <v:stroke miterlimit="83231f" joinstyle="miter"/>
                <v:path arrowok="t" textboxrect="0,0,27432,9393936"/>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4E13" w14:textId="77777777" w:rsidR="00CB4101" w:rsidRDefault="00937C77">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083D9C38" wp14:editId="3E9ECE76">
              <wp:simplePos x="0" y="0"/>
              <wp:positionH relativeFrom="page">
                <wp:posOffset>304800</wp:posOffset>
              </wp:positionH>
              <wp:positionV relativeFrom="page">
                <wp:posOffset>304800</wp:posOffset>
              </wp:positionV>
              <wp:extent cx="7162800" cy="27432"/>
              <wp:effectExtent l="0" t="0" r="0" b="0"/>
              <wp:wrapSquare wrapText="bothSides"/>
              <wp:docPr id="27008" name="Group 27008"/>
              <wp:cNvGraphicFramePr/>
              <a:graphic xmlns:a="http://schemas.openxmlformats.org/drawingml/2006/main">
                <a:graphicData uri="http://schemas.microsoft.com/office/word/2010/wordprocessingGroup">
                  <wpg:wgp>
                    <wpg:cNvGrpSpPr/>
                    <wpg:grpSpPr>
                      <a:xfrm>
                        <a:off x="0" y="0"/>
                        <a:ext cx="7162800" cy="27432"/>
                        <a:chOff x="0" y="0"/>
                        <a:chExt cx="7162800" cy="27432"/>
                      </a:xfrm>
                    </wpg:grpSpPr>
                    <wps:wsp>
                      <wps:cNvPr id="29039" name="Shape 29039"/>
                      <wps:cNvSpPr/>
                      <wps:spPr>
                        <a:xfrm>
                          <a:off x="0" y="0"/>
                          <a:ext cx="7135368" cy="27432"/>
                        </a:xfrm>
                        <a:custGeom>
                          <a:avLst/>
                          <a:gdLst/>
                          <a:ahLst/>
                          <a:cxnLst/>
                          <a:rect l="0" t="0" r="0" b="0"/>
                          <a:pathLst>
                            <a:path w="7135368" h="27432">
                              <a:moveTo>
                                <a:pt x="0" y="0"/>
                              </a:moveTo>
                              <a:lnTo>
                                <a:pt x="7135368" y="0"/>
                              </a:lnTo>
                              <a:lnTo>
                                <a:pt x="713536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40" name="Shape 29040"/>
                      <wps:cNvSpPr/>
                      <wps:spPr>
                        <a:xfrm>
                          <a:off x="7135368"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BEFCD7" id="Group 27008" o:spid="_x0000_s1026" style="position:absolute;margin-left:24pt;margin-top:24pt;width:564pt;height:2.15pt;z-index:251658251;mso-position-horizontal-relative:page;mso-position-vertical-relative:page" coordsize="7162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">
              <v:shape id="Shape 29039" o:spid="_x0000_s1027" style="position:absolute;width:71353;height:274;visibility:visible;mso-wrap-style:square;v-text-anchor:top" coordsize="713536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" path="m,l7135368,r,27432l,27432,,e" fillcolor="black" stroked="f" strokeweight="0">
                <v:stroke miterlimit="83231f" joinstyle="miter"/>
                <v:path arrowok="t" textboxrect="0,0,7135368,27432"/>
              </v:shape>
              <v:shape id="Shape 29040" o:spid="_x0000_s1028" style="position:absolute;left:71353;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r>
      <w:t xml:space="preserve"> </w:t>
    </w:r>
  </w:p>
  <w:p w14:paraId="54F3E7C6" w14:textId="77777777" w:rsidR="00CB4101" w:rsidRDefault="00937C77">
    <w:pPr>
      <w:spacing w:after="0" w:line="259" w:lineRule="auto"/>
      <w:ind w:left="0" w:firstLine="0"/>
      <w:jc w:val="left"/>
    </w:pPr>
    <w:r>
      <w:t xml:space="preserve"> </w:t>
    </w:r>
  </w:p>
  <w:p w14:paraId="2C0F6B9A" w14:textId="77777777" w:rsidR="00CB4101" w:rsidRDefault="00937C77">
    <w:pPr>
      <w:spacing w:after="0" w:line="259" w:lineRule="auto"/>
      <w:ind w:left="0" w:firstLine="0"/>
      <w:jc w:val="left"/>
    </w:pPr>
    <w:r>
      <w:t xml:space="preserve"> </w:t>
    </w:r>
  </w:p>
  <w:p w14:paraId="669FB029" w14:textId="77777777" w:rsidR="00CB4101" w:rsidRDefault="00937C77">
    <w:pPr>
      <w:spacing w:after="0" w:line="259" w:lineRule="auto"/>
      <w:ind w:left="0" w:firstLine="0"/>
      <w:jc w:val="left"/>
    </w:pPr>
    <w:r>
      <w:t xml:space="preserve"> </w:t>
    </w:r>
  </w:p>
  <w:p w14:paraId="1735FE19" w14:textId="77777777" w:rsidR="00CB4101" w:rsidRDefault="00937C77">
    <w:pPr>
      <w:spacing w:after="0" w:line="259" w:lineRule="auto"/>
      <w:ind w:left="0" w:firstLine="0"/>
      <w:jc w:val="left"/>
    </w:pPr>
    <w:r>
      <w:t xml:space="preserve"> </w:t>
    </w:r>
  </w:p>
  <w:p w14:paraId="0D61B976" w14:textId="77777777" w:rsidR="00CB4101" w:rsidRDefault="00937C77">
    <w:r>
      <w:rPr>
        <w:rFonts w:ascii="Calibri" w:eastAsia="Calibri" w:hAnsi="Calibri" w:cs="Calibri"/>
        <w:noProof/>
        <w:sz w:val="22"/>
      </w:rPr>
      <mc:AlternateContent>
        <mc:Choice Requires="wpg">
          <w:drawing>
            <wp:anchor distT="0" distB="0" distL="114300" distR="114300" simplePos="0" relativeHeight="251658252" behindDoc="1" locked="0" layoutInCell="1" allowOverlap="1" wp14:anchorId="6D634E98" wp14:editId="15CB133C">
              <wp:simplePos x="0" y="0"/>
              <wp:positionH relativeFrom="page">
                <wp:posOffset>304800</wp:posOffset>
              </wp:positionH>
              <wp:positionV relativeFrom="page">
                <wp:posOffset>332232</wp:posOffset>
              </wp:positionV>
              <wp:extent cx="7162800" cy="9393936"/>
              <wp:effectExtent l="0" t="0" r="0" b="0"/>
              <wp:wrapNone/>
              <wp:docPr id="27023" name="Group 27023"/>
              <wp:cNvGraphicFramePr/>
              <a:graphic xmlns:a="http://schemas.openxmlformats.org/drawingml/2006/main">
                <a:graphicData uri="http://schemas.microsoft.com/office/word/2010/wordprocessingGroup">
                  <wpg:wgp>
                    <wpg:cNvGrpSpPr/>
                    <wpg:grpSpPr>
                      <a:xfrm>
                        <a:off x="0" y="0"/>
                        <a:ext cx="7162800" cy="9393936"/>
                        <a:chOff x="0" y="0"/>
                        <a:chExt cx="7162800" cy="9393936"/>
                      </a:xfrm>
                    </wpg:grpSpPr>
                    <wps:wsp>
                      <wps:cNvPr id="29043" name="Shape 29043"/>
                      <wps:cNvSpPr/>
                      <wps:spPr>
                        <a:xfrm>
                          <a:off x="0"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044" name="Shape 29044"/>
                      <wps:cNvSpPr/>
                      <wps:spPr>
                        <a:xfrm>
                          <a:off x="7135368" y="0"/>
                          <a:ext cx="27432" cy="9393936"/>
                        </a:xfrm>
                        <a:custGeom>
                          <a:avLst/>
                          <a:gdLst/>
                          <a:ahLst/>
                          <a:cxnLst/>
                          <a:rect l="0" t="0" r="0" b="0"/>
                          <a:pathLst>
                            <a:path w="27432" h="9393936">
                              <a:moveTo>
                                <a:pt x="0" y="0"/>
                              </a:moveTo>
                              <a:lnTo>
                                <a:pt x="27432" y="0"/>
                              </a:lnTo>
                              <a:lnTo>
                                <a:pt x="27432" y="9393936"/>
                              </a:lnTo>
                              <a:lnTo>
                                <a:pt x="0" y="93939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69CE79" id="Group 27023" o:spid="_x0000_s1026" style="position:absolute;margin-left:24pt;margin-top:26.15pt;width:564pt;height:739.7pt;z-index:-251658228;mso-position-horizontal-relative:page;mso-position-vertical-relative:page" coordsize="71628,93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">
              <v:shape id="Shape 29043" o:spid="_x0000_s1027" style="position:absolute;width:274;height:93939;visibility:visible;mso-wrap-style:square;v-text-anchor:top" coordsize="27432,939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" path="m,l27432,r,9393936l,9393936,,e" fillcolor="black" stroked="f" strokeweight="0">
                <v:stroke miterlimit="83231f" joinstyle="miter"/>
                <v:path arrowok="t" textboxrect="0,0,27432,9393936"/>
              </v:shape>
              <v:shape id="Shape 29044" o:spid="_x0000_s1028" style="position:absolute;left:71353;width:275;height:93939;visibility:visible;mso-wrap-style:square;v-text-anchor:top" coordsize="27432,939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" path="m,l27432,r,9393936l,9393936,,e" fillcolor="black" stroked="f" strokeweight="0">
                <v:stroke miterlimit="83231f" joinstyle="miter"/>
                <v:path arrowok="t" textboxrect="0,0,27432,939393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BE3"/>
    <w:multiLevelType w:val="multilevel"/>
    <w:tmpl w:val="C228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343D"/>
    <w:multiLevelType w:val="multilevel"/>
    <w:tmpl w:val="790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A2E26"/>
    <w:multiLevelType w:val="multilevel"/>
    <w:tmpl w:val="4526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05B8D"/>
    <w:multiLevelType w:val="multilevel"/>
    <w:tmpl w:val="E12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A3A38"/>
    <w:multiLevelType w:val="multilevel"/>
    <w:tmpl w:val="4694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44CF2"/>
    <w:multiLevelType w:val="multilevel"/>
    <w:tmpl w:val="6C54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77928"/>
    <w:multiLevelType w:val="multilevel"/>
    <w:tmpl w:val="755E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53B9F"/>
    <w:multiLevelType w:val="multilevel"/>
    <w:tmpl w:val="FE94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92AA0"/>
    <w:multiLevelType w:val="multilevel"/>
    <w:tmpl w:val="0300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4748E"/>
    <w:multiLevelType w:val="multilevel"/>
    <w:tmpl w:val="894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83247"/>
    <w:multiLevelType w:val="multilevel"/>
    <w:tmpl w:val="1B5E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80220"/>
    <w:multiLevelType w:val="multilevel"/>
    <w:tmpl w:val="658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F475B"/>
    <w:multiLevelType w:val="multilevel"/>
    <w:tmpl w:val="5B86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56252"/>
    <w:multiLevelType w:val="multilevel"/>
    <w:tmpl w:val="3F307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56A9D"/>
    <w:multiLevelType w:val="multilevel"/>
    <w:tmpl w:val="B02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E3AB5"/>
    <w:multiLevelType w:val="multilevel"/>
    <w:tmpl w:val="FBA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A237E"/>
    <w:multiLevelType w:val="multilevel"/>
    <w:tmpl w:val="A96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23D63"/>
    <w:multiLevelType w:val="multilevel"/>
    <w:tmpl w:val="8CBEC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49495D"/>
    <w:multiLevelType w:val="multilevel"/>
    <w:tmpl w:val="57E0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9108A"/>
    <w:multiLevelType w:val="multilevel"/>
    <w:tmpl w:val="6D0C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C427F"/>
    <w:multiLevelType w:val="hybridMultilevel"/>
    <w:tmpl w:val="F09E9692"/>
    <w:lvl w:ilvl="0" w:tplc="EF02CAB4">
      <w:start w:val="1"/>
      <w:numFmt w:val="decimal"/>
      <w:lvlText w:val="%1."/>
      <w:lvlJc w:val="left"/>
      <w:pPr>
        <w:ind w:left="720" w:hanging="360"/>
      </w:pPr>
      <w:rPr>
        <w:rFonts w:ascii="Times New Roman" w:eastAsia="Times New Roman" w:hAnsi="Times New Roman" w:cs="Times New Roman"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0DB5428"/>
    <w:multiLevelType w:val="multilevel"/>
    <w:tmpl w:val="971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D6514"/>
    <w:multiLevelType w:val="multilevel"/>
    <w:tmpl w:val="137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455A1"/>
    <w:multiLevelType w:val="multilevel"/>
    <w:tmpl w:val="8CF0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7B50"/>
    <w:multiLevelType w:val="hybridMultilevel"/>
    <w:tmpl w:val="6DD04530"/>
    <w:lvl w:ilvl="0" w:tplc="0E7C07EC">
      <w:start w:val="1"/>
      <w:numFmt w:val="decimal"/>
      <w:lvlText w:val="%1."/>
      <w:lvlJc w:val="left"/>
      <w:pPr>
        <w:ind w:left="631" w:hanging="360"/>
      </w:pPr>
      <w:rPr>
        <w:rFonts w:hint="default"/>
      </w:rPr>
    </w:lvl>
    <w:lvl w:ilvl="1" w:tplc="40090019" w:tentative="1">
      <w:start w:val="1"/>
      <w:numFmt w:val="lowerLetter"/>
      <w:lvlText w:val="%2."/>
      <w:lvlJc w:val="left"/>
      <w:pPr>
        <w:ind w:left="1351" w:hanging="360"/>
      </w:pPr>
    </w:lvl>
    <w:lvl w:ilvl="2" w:tplc="4009001B" w:tentative="1">
      <w:start w:val="1"/>
      <w:numFmt w:val="lowerRoman"/>
      <w:lvlText w:val="%3."/>
      <w:lvlJc w:val="right"/>
      <w:pPr>
        <w:ind w:left="2071" w:hanging="180"/>
      </w:pPr>
    </w:lvl>
    <w:lvl w:ilvl="3" w:tplc="4009000F" w:tentative="1">
      <w:start w:val="1"/>
      <w:numFmt w:val="decimal"/>
      <w:lvlText w:val="%4."/>
      <w:lvlJc w:val="left"/>
      <w:pPr>
        <w:ind w:left="2791" w:hanging="360"/>
      </w:pPr>
    </w:lvl>
    <w:lvl w:ilvl="4" w:tplc="40090019" w:tentative="1">
      <w:start w:val="1"/>
      <w:numFmt w:val="lowerLetter"/>
      <w:lvlText w:val="%5."/>
      <w:lvlJc w:val="left"/>
      <w:pPr>
        <w:ind w:left="3511" w:hanging="360"/>
      </w:pPr>
    </w:lvl>
    <w:lvl w:ilvl="5" w:tplc="4009001B" w:tentative="1">
      <w:start w:val="1"/>
      <w:numFmt w:val="lowerRoman"/>
      <w:lvlText w:val="%6."/>
      <w:lvlJc w:val="right"/>
      <w:pPr>
        <w:ind w:left="4231" w:hanging="180"/>
      </w:pPr>
    </w:lvl>
    <w:lvl w:ilvl="6" w:tplc="4009000F" w:tentative="1">
      <w:start w:val="1"/>
      <w:numFmt w:val="decimal"/>
      <w:lvlText w:val="%7."/>
      <w:lvlJc w:val="left"/>
      <w:pPr>
        <w:ind w:left="4951" w:hanging="360"/>
      </w:pPr>
    </w:lvl>
    <w:lvl w:ilvl="7" w:tplc="40090019" w:tentative="1">
      <w:start w:val="1"/>
      <w:numFmt w:val="lowerLetter"/>
      <w:lvlText w:val="%8."/>
      <w:lvlJc w:val="left"/>
      <w:pPr>
        <w:ind w:left="5671" w:hanging="360"/>
      </w:pPr>
    </w:lvl>
    <w:lvl w:ilvl="8" w:tplc="4009001B" w:tentative="1">
      <w:start w:val="1"/>
      <w:numFmt w:val="lowerRoman"/>
      <w:lvlText w:val="%9."/>
      <w:lvlJc w:val="right"/>
      <w:pPr>
        <w:ind w:left="6391" w:hanging="180"/>
      </w:pPr>
    </w:lvl>
  </w:abstractNum>
  <w:abstractNum w:abstractNumId="25" w15:restartNumberingAfterBreak="0">
    <w:nsid w:val="4D631D3E"/>
    <w:multiLevelType w:val="multilevel"/>
    <w:tmpl w:val="2C6E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42682"/>
    <w:multiLevelType w:val="multilevel"/>
    <w:tmpl w:val="0DB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C5344"/>
    <w:multiLevelType w:val="multilevel"/>
    <w:tmpl w:val="475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C2995"/>
    <w:multiLevelType w:val="multilevel"/>
    <w:tmpl w:val="FFFAC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D6499"/>
    <w:multiLevelType w:val="multilevel"/>
    <w:tmpl w:val="3D16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A2E97"/>
    <w:multiLevelType w:val="multilevel"/>
    <w:tmpl w:val="1548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652FD"/>
    <w:multiLevelType w:val="multilevel"/>
    <w:tmpl w:val="F67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60834"/>
    <w:multiLevelType w:val="multilevel"/>
    <w:tmpl w:val="E0D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A1932"/>
    <w:multiLevelType w:val="multilevel"/>
    <w:tmpl w:val="B4A0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96F33"/>
    <w:multiLevelType w:val="multilevel"/>
    <w:tmpl w:val="6EA8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8967DA"/>
    <w:multiLevelType w:val="multilevel"/>
    <w:tmpl w:val="C9C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F44C1A"/>
    <w:multiLevelType w:val="multilevel"/>
    <w:tmpl w:val="73A4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4873AF"/>
    <w:multiLevelType w:val="multilevel"/>
    <w:tmpl w:val="C718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D3B71"/>
    <w:multiLevelType w:val="multilevel"/>
    <w:tmpl w:val="48E2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EE4552"/>
    <w:multiLevelType w:val="multilevel"/>
    <w:tmpl w:val="231E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62581"/>
    <w:multiLevelType w:val="hybridMultilevel"/>
    <w:tmpl w:val="C65C2A54"/>
    <w:lvl w:ilvl="0" w:tplc="6AC8D9C4">
      <w:start w:val="1"/>
      <w:numFmt w:val="decimal"/>
      <w:lvlText w:val="%1."/>
      <w:lvlJc w:val="left"/>
      <w:pPr>
        <w:ind w:left="350" w:hanging="360"/>
      </w:pPr>
      <w:rPr>
        <w:rFonts w:ascii="Times New Roman" w:eastAsia="Times New Roman" w:hAnsi="Times New Roman" w:cs="Times New Roman" w:hint="default"/>
        <w:b/>
        <w:color w:val="467886" w:themeColor="hyperlink"/>
        <w:u w:val="single"/>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41" w15:restartNumberingAfterBreak="0">
    <w:nsid w:val="7703042E"/>
    <w:multiLevelType w:val="multilevel"/>
    <w:tmpl w:val="2A5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1914BD"/>
    <w:multiLevelType w:val="multilevel"/>
    <w:tmpl w:val="8850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62476">
    <w:abstractNumId w:val="24"/>
  </w:num>
  <w:num w:numId="2" w16cid:durableId="538202822">
    <w:abstractNumId w:val="30"/>
  </w:num>
  <w:num w:numId="3" w16cid:durableId="945893699">
    <w:abstractNumId w:val="42"/>
  </w:num>
  <w:num w:numId="4" w16cid:durableId="354430168">
    <w:abstractNumId w:val="9"/>
  </w:num>
  <w:num w:numId="5" w16cid:durableId="1666518676">
    <w:abstractNumId w:val="12"/>
  </w:num>
  <w:num w:numId="6" w16cid:durableId="320961393">
    <w:abstractNumId w:val="1"/>
  </w:num>
  <w:num w:numId="7" w16cid:durableId="872039368">
    <w:abstractNumId w:val="33"/>
  </w:num>
  <w:num w:numId="8" w16cid:durableId="1490098477">
    <w:abstractNumId w:val="6"/>
  </w:num>
  <w:num w:numId="9" w16cid:durableId="1241519563">
    <w:abstractNumId w:val="0"/>
  </w:num>
  <w:num w:numId="10" w16cid:durableId="1655793903">
    <w:abstractNumId w:val="21"/>
  </w:num>
  <w:num w:numId="11" w16cid:durableId="1099956830">
    <w:abstractNumId w:val="37"/>
  </w:num>
  <w:num w:numId="12" w16cid:durableId="929043105">
    <w:abstractNumId w:val="38"/>
  </w:num>
  <w:num w:numId="13" w16cid:durableId="521822643">
    <w:abstractNumId w:val="25"/>
  </w:num>
  <w:num w:numId="14" w16cid:durableId="100415377">
    <w:abstractNumId w:val="28"/>
  </w:num>
  <w:num w:numId="15" w16cid:durableId="980620096">
    <w:abstractNumId w:val="3"/>
  </w:num>
  <w:num w:numId="16" w16cid:durableId="937520731">
    <w:abstractNumId w:val="22"/>
  </w:num>
  <w:num w:numId="17" w16cid:durableId="1103839681">
    <w:abstractNumId w:val="32"/>
  </w:num>
  <w:num w:numId="18" w16cid:durableId="1396473244">
    <w:abstractNumId w:val="23"/>
  </w:num>
  <w:num w:numId="19" w16cid:durableId="416681200">
    <w:abstractNumId w:val="8"/>
  </w:num>
  <w:num w:numId="20" w16cid:durableId="752095000">
    <w:abstractNumId w:val="41"/>
  </w:num>
  <w:num w:numId="21" w16cid:durableId="1950234907">
    <w:abstractNumId w:val="13"/>
  </w:num>
  <w:num w:numId="22" w16cid:durableId="372774448">
    <w:abstractNumId w:val="7"/>
  </w:num>
  <w:num w:numId="23" w16cid:durableId="1095858437">
    <w:abstractNumId w:val="39"/>
  </w:num>
  <w:num w:numId="24" w16cid:durableId="1477142035">
    <w:abstractNumId w:val="4"/>
  </w:num>
  <w:num w:numId="25" w16cid:durableId="447744596">
    <w:abstractNumId w:val="15"/>
  </w:num>
  <w:num w:numId="26" w16cid:durableId="1692562672">
    <w:abstractNumId w:val="34"/>
  </w:num>
  <w:num w:numId="27" w16cid:durableId="959458365">
    <w:abstractNumId w:val="35"/>
  </w:num>
  <w:num w:numId="28" w16cid:durableId="602110296">
    <w:abstractNumId w:val="17"/>
  </w:num>
  <w:num w:numId="29" w16cid:durableId="1312443338">
    <w:abstractNumId w:val="29"/>
  </w:num>
  <w:num w:numId="30" w16cid:durableId="1127089213">
    <w:abstractNumId w:val="26"/>
  </w:num>
  <w:num w:numId="31" w16cid:durableId="1176964873">
    <w:abstractNumId w:val="27"/>
  </w:num>
  <w:num w:numId="32" w16cid:durableId="1256551870">
    <w:abstractNumId w:val="36"/>
  </w:num>
  <w:num w:numId="33" w16cid:durableId="1041982291">
    <w:abstractNumId w:val="19"/>
  </w:num>
  <w:num w:numId="34" w16cid:durableId="141194481">
    <w:abstractNumId w:val="16"/>
  </w:num>
  <w:num w:numId="35" w16cid:durableId="772475290">
    <w:abstractNumId w:val="5"/>
  </w:num>
  <w:num w:numId="36" w16cid:durableId="465969907">
    <w:abstractNumId w:val="10"/>
  </w:num>
  <w:num w:numId="37" w16cid:durableId="139421916">
    <w:abstractNumId w:val="2"/>
  </w:num>
  <w:num w:numId="38" w16cid:durableId="161162538">
    <w:abstractNumId w:val="11"/>
  </w:num>
  <w:num w:numId="39" w16cid:durableId="1776096548">
    <w:abstractNumId w:val="14"/>
  </w:num>
  <w:num w:numId="40" w16cid:durableId="2024165213">
    <w:abstractNumId w:val="18"/>
  </w:num>
  <w:num w:numId="41" w16cid:durableId="310252441">
    <w:abstractNumId w:val="31"/>
  </w:num>
  <w:num w:numId="42" w16cid:durableId="12153457">
    <w:abstractNumId w:val="40"/>
  </w:num>
  <w:num w:numId="43" w16cid:durableId="608321649">
    <w:abstractNumId w:val="2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101"/>
    <w:rsid w:val="000213DF"/>
    <w:rsid w:val="00026DCA"/>
    <w:rsid w:val="000304E2"/>
    <w:rsid w:val="000311F5"/>
    <w:rsid w:val="0003357D"/>
    <w:rsid w:val="000403ED"/>
    <w:rsid w:val="00050F2F"/>
    <w:rsid w:val="0005618D"/>
    <w:rsid w:val="000676EC"/>
    <w:rsid w:val="000717A2"/>
    <w:rsid w:val="000723DC"/>
    <w:rsid w:val="000744CD"/>
    <w:rsid w:val="000772FB"/>
    <w:rsid w:val="000832A0"/>
    <w:rsid w:val="00087129"/>
    <w:rsid w:val="0008765F"/>
    <w:rsid w:val="000918D8"/>
    <w:rsid w:val="0009560A"/>
    <w:rsid w:val="000A11EB"/>
    <w:rsid w:val="000B0B16"/>
    <w:rsid w:val="000B1593"/>
    <w:rsid w:val="000B75E7"/>
    <w:rsid w:val="000C2163"/>
    <w:rsid w:val="000C5F24"/>
    <w:rsid w:val="000D18CA"/>
    <w:rsid w:val="000D743D"/>
    <w:rsid w:val="000E6B7D"/>
    <w:rsid w:val="000F1BC9"/>
    <w:rsid w:val="000F2B72"/>
    <w:rsid w:val="000F6149"/>
    <w:rsid w:val="00100043"/>
    <w:rsid w:val="00120E96"/>
    <w:rsid w:val="00135584"/>
    <w:rsid w:val="001458D3"/>
    <w:rsid w:val="00147B85"/>
    <w:rsid w:val="00154CBE"/>
    <w:rsid w:val="00156581"/>
    <w:rsid w:val="001600B9"/>
    <w:rsid w:val="00165F34"/>
    <w:rsid w:val="00172464"/>
    <w:rsid w:val="00174248"/>
    <w:rsid w:val="00180E03"/>
    <w:rsid w:val="00181912"/>
    <w:rsid w:val="00181B60"/>
    <w:rsid w:val="00181D71"/>
    <w:rsid w:val="00183834"/>
    <w:rsid w:val="001944E3"/>
    <w:rsid w:val="001B4BD0"/>
    <w:rsid w:val="001B5FD3"/>
    <w:rsid w:val="001D0096"/>
    <w:rsid w:val="001D2E80"/>
    <w:rsid w:val="001D52B3"/>
    <w:rsid w:val="001D6996"/>
    <w:rsid w:val="001D77AB"/>
    <w:rsid w:val="001E1470"/>
    <w:rsid w:val="001F7631"/>
    <w:rsid w:val="0020354E"/>
    <w:rsid w:val="00204845"/>
    <w:rsid w:val="00221E0A"/>
    <w:rsid w:val="00227E7E"/>
    <w:rsid w:val="00236741"/>
    <w:rsid w:val="00246DAD"/>
    <w:rsid w:val="00251240"/>
    <w:rsid w:val="00252A61"/>
    <w:rsid w:val="002579D3"/>
    <w:rsid w:val="00262452"/>
    <w:rsid w:val="00263E33"/>
    <w:rsid w:val="00281E40"/>
    <w:rsid w:val="00294D55"/>
    <w:rsid w:val="00295A64"/>
    <w:rsid w:val="002A03F1"/>
    <w:rsid w:val="002A119F"/>
    <w:rsid w:val="002A65D9"/>
    <w:rsid w:val="002A71AC"/>
    <w:rsid w:val="002B1987"/>
    <w:rsid w:val="002B3E64"/>
    <w:rsid w:val="002B70A2"/>
    <w:rsid w:val="002C6E58"/>
    <w:rsid w:val="002C75D5"/>
    <w:rsid w:val="002C7E04"/>
    <w:rsid w:val="002D125B"/>
    <w:rsid w:val="002D17F3"/>
    <w:rsid w:val="002D7D21"/>
    <w:rsid w:val="002E0870"/>
    <w:rsid w:val="002E53F1"/>
    <w:rsid w:val="002F173E"/>
    <w:rsid w:val="002F466F"/>
    <w:rsid w:val="002F76C9"/>
    <w:rsid w:val="003066CB"/>
    <w:rsid w:val="00312826"/>
    <w:rsid w:val="0031457C"/>
    <w:rsid w:val="00320917"/>
    <w:rsid w:val="0032206D"/>
    <w:rsid w:val="00322947"/>
    <w:rsid w:val="00335321"/>
    <w:rsid w:val="003370F3"/>
    <w:rsid w:val="003404C9"/>
    <w:rsid w:val="003418B3"/>
    <w:rsid w:val="003444B0"/>
    <w:rsid w:val="003444D3"/>
    <w:rsid w:val="00345BA6"/>
    <w:rsid w:val="0034610B"/>
    <w:rsid w:val="003471F9"/>
    <w:rsid w:val="00347524"/>
    <w:rsid w:val="00353E30"/>
    <w:rsid w:val="003572AC"/>
    <w:rsid w:val="00361EBE"/>
    <w:rsid w:val="00362439"/>
    <w:rsid w:val="00363525"/>
    <w:rsid w:val="003639C7"/>
    <w:rsid w:val="00366A11"/>
    <w:rsid w:val="00384402"/>
    <w:rsid w:val="003851E6"/>
    <w:rsid w:val="00394D31"/>
    <w:rsid w:val="003966C6"/>
    <w:rsid w:val="003967CC"/>
    <w:rsid w:val="003A0ED0"/>
    <w:rsid w:val="003A12FE"/>
    <w:rsid w:val="003A2D47"/>
    <w:rsid w:val="003B6269"/>
    <w:rsid w:val="003E25D4"/>
    <w:rsid w:val="003E5AC4"/>
    <w:rsid w:val="003E6285"/>
    <w:rsid w:val="003E7E6B"/>
    <w:rsid w:val="003F0F9D"/>
    <w:rsid w:val="003F3F4E"/>
    <w:rsid w:val="004000DF"/>
    <w:rsid w:val="00400ECD"/>
    <w:rsid w:val="00410885"/>
    <w:rsid w:val="0042712D"/>
    <w:rsid w:val="00433D76"/>
    <w:rsid w:val="00434BBB"/>
    <w:rsid w:val="00434D4C"/>
    <w:rsid w:val="00434E36"/>
    <w:rsid w:val="00441385"/>
    <w:rsid w:val="0045026F"/>
    <w:rsid w:val="004523B2"/>
    <w:rsid w:val="00452F3B"/>
    <w:rsid w:val="00452FD0"/>
    <w:rsid w:val="0045539F"/>
    <w:rsid w:val="00464503"/>
    <w:rsid w:val="00477EA9"/>
    <w:rsid w:val="004913E0"/>
    <w:rsid w:val="004A2A7A"/>
    <w:rsid w:val="004A6930"/>
    <w:rsid w:val="004C0614"/>
    <w:rsid w:val="004C651C"/>
    <w:rsid w:val="004D54EB"/>
    <w:rsid w:val="004D6764"/>
    <w:rsid w:val="004E1D4E"/>
    <w:rsid w:val="004E608F"/>
    <w:rsid w:val="00505256"/>
    <w:rsid w:val="00513F47"/>
    <w:rsid w:val="00526419"/>
    <w:rsid w:val="005357E0"/>
    <w:rsid w:val="00536DE9"/>
    <w:rsid w:val="005425B3"/>
    <w:rsid w:val="00543038"/>
    <w:rsid w:val="005438C3"/>
    <w:rsid w:val="00553974"/>
    <w:rsid w:val="005552A1"/>
    <w:rsid w:val="005735F0"/>
    <w:rsid w:val="00573AE1"/>
    <w:rsid w:val="00576829"/>
    <w:rsid w:val="00577B0E"/>
    <w:rsid w:val="0058734A"/>
    <w:rsid w:val="00587CF1"/>
    <w:rsid w:val="0059236C"/>
    <w:rsid w:val="005939F2"/>
    <w:rsid w:val="005A4399"/>
    <w:rsid w:val="005C185C"/>
    <w:rsid w:val="005C6B1D"/>
    <w:rsid w:val="005C6BBB"/>
    <w:rsid w:val="005D233C"/>
    <w:rsid w:val="005D642A"/>
    <w:rsid w:val="005F7E95"/>
    <w:rsid w:val="006029F0"/>
    <w:rsid w:val="006101E7"/>
    <w:rsid w:val="006365CC"/>
    <w:rsid w:val="00643A01"/>
    <w:rsid w:val="00655F47"/>
    <w:rsid w:val="00674BB0"/>
    <w:rsid w:val="00676310"/>
    <w:rsid w:val="006801DB"/>
    <w:rsid w:val="00682A16"/>
    <w:rsid w:val="006924B3"/>
    <w:rsid w:val="00696A5A"/>
    <w:rsid w:val="006B3B75"/>
    <w:rsid w:val="006B5F82"/>
    <w:rsid w:val="006C4392"/>
    <w:rsid w:val="006D738E"/>
    <w:rsid w:val="006D7483"/>
    <w:rsid w:val="006F2DCA"/>
    <w:rsid w:val="006F4C55"/>
    <w:rsid w:val="00706273"/>
    <w:rsid w:val="007073EB"/>
    <w:rsid w:val="0071102A"/>
    <w:rsid w:val="0072094F"/>
    <w:rsid w:val="00723AE3"/>
    <w:rsid w:val="00727691"/>
    <w:rsid w:val="00732E1B"/>
    <w:rsid w:val="00740669"/>
    <w:rsid w:val="0075164D"/>
    <w:rsid w:val="00752756"/>
    <w:rsid w:val="0075641F"/>
    <w:rsid w:val="00766717"/>
    <w:rsid w:val="00770E89"/>
    <w:rsid w:val="00781AA5"/>
    <w:rsid w:val="00794871"/>
    <w:rsid w:val="0079697D"/>
    <w:rsid w:val="007A1CA0"/>
    <w:rsid w:val="007A371D"/>
    <w:rsid w:val="007A40F1"/>
    <w:rsid w:val="007B622D"/>
    <w:rsid w:val="007B76DE"/>
    <w:rsid w:val="007C1CB1"/>
    <w:rsid w:val="007C4E28"/>
    <w:rsid w:val="007C66E4"/>
    <w:rsid w:val="007C6BCF"/>
    <w:rsid w:val="007E2779"/>
    <w:rsid w:val="00812716"/>
    <w:rsid w:val="008372A3"/>
    <w:rsid w:val="0084349A"/>
    <w:rsid w:val="0084350C"/>
    <w:rsid w:val="00852735"/>
    <w:rsid w:val="00863B0A"/>
    <w:rsid w:val="00866A77"/>
    <w:rsid w:val="008672F3"/>
    <w:rsid w:val="008673FA"/>
    <w:rsid w:val="00876111"/>
    <w:rsid w:val="0088527E"/>
    <w:rsid w:val="00886B6C"/>
    <w:rsid w:val="008A6EAB"/>
    <w:rsid w:val="008B503C"/>
    <w:rsid w:val="008D2D0C"/>
    <w:rsid w:val="008D5B51"/>
    <w:rsid w:val="008E0BAC"/>
    <w:rsid w:val="008E4C86"/>
    <w:rsid w:val="008E583D"/>
    <w:rsid w:val="008F0A6F"/>
    <w:rsid w:val="008F4861"/>
    <w:rsid w:val="0090684C"/>
    <w:rsid w:val="009123F3"/>
    <w:rsid w:val="009130BA"/>
    <w:rsid w:val="00913A66"/>
    <w:rsid w:val="00916328"/>
    <w:rsid w:val="0091789D"/>
    <w:rsid w:val="00924135"/>
    <w:rsid w:val="00926CD6"/>
    <w:rsid w:val="00926FA1"/>
    <w:rsid w:val="00933B6B"/>
    <w:rsid w:val="009361F9"/>
    <w:rsid w:val="0093651C"/>
    <w:rsid w:val="00937C77"/>
    <w:rsid w:val="00944F1D"/>
    <w:rsid w:val="00950B9D"/>
    <w:rsid w:val="00955A70"/>
    <w:rsid w:val="00984C95"/>
    <w:rsid w:val="009867D0"/>
    <w:rsid w:val="009A1BE1"/>
    <w:rsid w:val="009A361C"/>
    <w:rsid w:val="009B51BA"/>
    <w:rsid w:val="009C5E25"/>
    <w:rsid w:val="009E59D4"/>
    <w:rsid w:val="009E5B58"/>
    <w:rsid w:val="009F4F85"/>
    <w:rsid w:val="00A1162C"/>
    <w:rsid w:val="00A21384"/>
    <w:rsid w:val="00A264D4"/>
    <w:rsid w:val="00A36301"/>
    <w:rsid w:val="00A429C9"/>
    <w:rsid w:val="00A62028"/>
    <w:rsid w:val="00A7716A"/>
    <w:rsid w:val="00A811BB"/>
    <w:rsid w:val="00A81FFB"/>
    <w:rsid w:val="00A91B54"/>
    <w:rsid w:val="00A93778"/>
    <w:rsid w:val="00A93B17"/>
    <w:rsid w:val="00A93E32"/>
    <w:rsid w:val="00A9457D"/>
    <w:rsid w:val="00AA616C"/>
    <w:rsid w:val="00AB19CF"/>
    <w:rsid w:val="00AC7CC2"/>
    <w:rsid w:val="00AF3BC7"/>
    <w:rsid w:val="00AF5428"/>
    <w:rsid w:val="00B007B1"/>
    <w:rsid w:val="00B0661F"/>
    <w:rsid w:val="00B06A40"/>
    <w:rsid w:val="00B10F2F"/>
    <w:rsid w:val="00B13B5E"/>
    <w:rsid w:val="00B25552"/>
    <w:rsid w:val="00B3105F"/>
    <w:rsid w:val="00B35E8A"/>
    <w:rsid w:val="00B4371C"/>
    <w:rsid w:val="00B52B19"/>
    <w:rsid w:val="00B53A19"/>
    <w:rsid w:val="00B64C98"/>
    <w:rsid w:val="00B67E29"/>
    <w:rsid w:val="00B72164"/>
    <w:rsid w:val="00B737E0"/>
    <w:rsid w:val="00B74956"/>
    <w:rsid w:val="00B901E3"/>
    <w:rsid w:val="00BA32CC"/>
    <w:rsid w:val="00BA45DE"/>
    <w:rsid w:val="00BB065F"/>
    <w:rsid w:val="00BB3F03"/>
    <w:rsid w:val="00BB4DC9"/>
    <w:rsid w:val="00BC1B4D"/>
    <w:rsid w:val="00BC29ED"/>
    <w:rsid w:val="00BC468D"/>
    <w:rsid w:val="00BD7C9B"/>
    <w:rsid w:val="00BE1C84"/>
    <w:rsid w:val="00BE30C6"/>
    <w:rsid w:val="00BE6DAA"/>
    <w:rsid w:val="00BF2B26"/>
    <w:rsid w:val="00BF7FB5"/>
    <w:rsid w:val="00C06326"/>
    <w:rsid w:val="00C14067"/>
    <w:rsid w:val="00C3349E"/>
    <w:rsid w:val="00C3350D"/>
    <w:rsid w:val="00C36BB5"/>
    <w:rsid w:val="00C45D4C"/>
    <w:rsid w:val="00C515D0"/>
    <w:rsid w:val="00C52921"/>
    <w:rsid w:val="00C5379F"/>
    <w:rsid w:val="00C555B5"/>
    <w:rsid w:val="00C61321"/>
    <w:rsid w:val="00C62804"/>
    <w:rsid w:val="00C637D3"/>
    <w:rsid w:val="00C63B6E"/>
    <w:rsid w:val="00C85CCB"/>
    <w:rsid w:val="00C96640"/>
    <w:rsid w:val="00CB2292"/>
    <w:rsid w:val="00CB4101"/>
    <w:rsid w:val="00CB63AF"/>
    <w:rsid w:val="00CC3404"/>
    <w:rsid w:val="00CE270E"/>
    <w:rsid w:val="00CE39E0"/>
    <w:rsid w:val="00CF26D6"/>
    <w:rsid w:val="00CF6E28"/>
    <w:rsid w:val="00D02A8F"/>
    <w:rsid w:val="00D05586"/>
    <w:rsid w:val="00D05CB1"/>
    <w:rsid w:val="00D142B0"/>
    <w:rsid w:val="00D24551"/>
    <w:rsid w:val="00D25597"/>
    <w:rsid w:val="00D27870"/>
    <w:rsid w:val="00D36C34"/>
    <w:rsid w:val="00D3748B"/>
    <w:rsid w:val="00D45CD8"/>
    <w:rsid w:val="00D808F7"/>
    <w:rsid w:val="00D839D4"/>
    <w:rsid w:val="00DB5D31"/>
    <w:rsid w:val="00DB7CEE"/>
    <w:rsid w:val="00DC1C77"/>
    <w:rsid w:val="00DC1D5D"/>
    <w:rsid w:val="00DC54AA"/>
    <w:rsid w:val="00DD6C06"/>
    <w:rsid w:val="00DE15EA"/>
    <w:rsid w:val="00DE598F"/>
    <w:rsid w:val="00DE5AF8"/>
    <w:rsid w:val="00E12226"/>
    <w:rsid w:val="00E259AD"/>
    <w:rsid w:val="00E27D8B"/>
    <w:rsid w:val="00E44604"/>
    <w:rsid w:val="00E643A2"/>
    <w:rsid w:val="00E8326C"/>
    <w:rsid w:val="00E84ADF"/>
    <w:rsid w:val="00E9634C"/>
    <w:rsid w:val="00E97EC1"/>
    <w:rsid w:val="00EA4020"/>
    <w:rsid w:val="00EA7720"/>
    <w:rsid w:val="00EB01B4"/>
    <w:rsid w:val="00EB1AFE"/>
    <w:rsid w:val="00EB25A6"/>
    <w:rsid w:val="00EB2655"/>
    <w:rsid w:val="00EB3269"/>
    <w:rsid w:val="00EB5932"/>
    <w:rsid w:val="00EC5E4D"/>
    <w:rsid w:val="00EC6AEE"/>
    <w:rsid w:val="00ED062B"/>
    <w:rsid w:val="00ED767B"/>
    <w:rsid w:val="00EE4F0A"/>
    <w:rsid w:val="00EE6ACD"/>
    <w:rsid w:val="00EF0040"/>
    <w:rsid w:val="00EF0074"/>
    <w:rsid w:val="00EF2864"/>
    <w:rsid w:val="00F047E7"/>
    <w:rsid w:val="00F0506D"/>
    <w:rsid w:val="00F11CFC"/>
    <w:rsid w:val="00F12EEA"/>
    <w:rsid w:val="00F15B60"/>
    <w:rsid w:val="00F20616"/>
    <w:rsid w:val="00F21E3F"/>
    <w:rsid w:val="00F2239C"/>
    <w:rsid w:val="00F227A6"/>
    <w:rsid w:val="00F24D45"/>
    <w:rsid w:val="00F25FB5"/>
    <w:rsid w:val="00F272C8"/>
    <w:rsid w:val="00F30528"/>
    <w:rsid w:val="00F372E4"/>
    <w:rsid w:val="00F376D0"/>
    <w:rsid w:val="00F4005A"/>
    <w:rsid w:val="00F5148D"/>
    <w:rsid w:val="00F54403"/>
    <w:rsid w:val="00F56540"/>
    <w:rsid w:val="00F61346"/>
    <w:rsid w:val="00F64AFA"/>
    <w:rsid w:val="00F739A3"/>
    <w:rsid w:val="00F73BD8"/>
    <w:rsid w:val="00F86415"/>
    <w:rsid w:val="00F9045B"/>
    <w:rsid w:val="00F90838"/>
    <w:rsid w:val="00F9433A"/>
    <w:rsid w:val="00F96577"/>
    <w:rsid w:val="00F973C8"/>
    <w:rsid w:val="00FA147B"/>
    <w:rsid w:val="00FA1727"/>
    <w:rsid w:val="00FA26E6"/>
    <w:rsid w:val="00FA492B"/>
    <w:rsid w:val="00FA6CCF"/>
    <w:rsid w:val="00FB04EF"/>
    <w:rsid w:val="00FB2C1D"/>
    <w:rsid w:val="00FB3C91"/>
    <w:rsid w:val="00FC5E65"/>
    <w:rsid w:val="00FD4DE5"/>
    <w:rsid w:val="00FD5043"/>
    <w:rsid w:val="00FE2201"/>
    <w:rsid w:val="00FF3B9D"/>
    <w:rsid w:val="00FF58B7"/>
    <w:rsid w:val="00FF6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499B6"/>
  <w15:docId w15:val="{7C4E602A-B656-4B17-8E92-9868B649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69" w:lineRule="auto"/>
      <w:ind w:left="28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1" w:line="259" w:lineRule="auto"/>
      <w:ind w:left="1817"/>
      <w:jc w:val="right"/>
      <w:outlineLvl w:val="0"/>
    </w:pPr>
    <w:rPr>
      <w:rFonts w:ascii="Times New Roman" w:eastAsia="Times New Roman" w:hAnsi="Times New Roman" w:cs="Times New Roman"/>
      <w:color w:val="000000"/>
      <w:sz w:val="44"/>
    </w:rPr>
  </w:style>
  <w:style w:type="paragraph" w:styleId="Heading2">
    <w:name w:val="heading 2"/>
    <w:next w:val="Normal"/>
    <w:link w:val="Heading2Char"/>
    <w:uiPriority w:val="9"/>
    <w:unhideWhenUsed/>
    <w:qFormat/>
    <w:pPr>
      <w:keepNext/>
      <w:keepLines/>
      <w:spacing w:after="6" w:line="259" w:lineRule="auto"/>
      <w:ind w:left="220" w:hanging="10"/>
      <w:jc w:val="center"/>
      <w:outlineLvl w:val="1"/>
    </w:pPr>
    <w:rPr>
      <w:rFonts w:ascii="Times New Roman" w:eastAsia="Times New Roman" w:hAnsi="Times New Roman" w:cs="Times New Roman"/>
      <w:color w:val="000000"/>
      <w:sz w:val="36"/>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Times New Roman" w:eastAsia="Times New Roman" w:hAnsi="Times New Roman" w:cs="Times New Roman"/>
      <w:color w:val="000000"/>
      <w:sz w:val="32"/>
    </w:rPr>
  </w:style>
  <w:style w:type="paragraph" w:styleId="Heading4">
    <w:name w:val="heading 4"/>
    <w:next w:val="Normal"/>
    <w:link w:val="Heading4Char"/>
    <w:uiPriority w:val="9"/>
    <w:unhideWhenUsed/>
    <w:qFormat/>
    <w:pPr>
      <w:keepNext/>
      <w:keepLines/>
      <w:spacing w:after="3" w:line="259" w:lineRule="auto"/>
      <w:ind w:left="10" w:hanging="10"/>
      <w:outlineLvl w:val="3"/>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32"/>
    </w:rPr>
  </w:style>
  <w:style w:type="character" w:customStyle="1" w:styleId="Heading2Char">
    <w:name w:val="Heading 2 Char"/>
    <w:link w:val="Heading2"/>
    <w:rPr>
      <w:rFonts w:ascii="Times New Roman" w:eastAsia="Times New Roman" w:hAnsi="Times New Roman" w:cs="Times New Roman"/>
      <w:color w:val="000000"/>
      <w:sz w:val="36"/>
    </w:rPr>
  </w:style>
  <w:style w:type="character" w:customStyle="1" w:styleId="Heading1Char">
    <w:name w:val="Heading 1 Char"/>
    <w:link w:val="Heading1"/>
    <w:rPr>
      <w:rFonts w:ascii="Times New Roman" w:eastAsia="Times New Roman" w:hAnsi="Times New Roman" w:cs="Times New Roman"/>
      <w:color w:val="000000"/>
      <w:sz w:val="44"/>
    </w:rPr>
  </w:style>
  <w:style w:type="character" w:customStyle="1" w:styleId="Heading4Char">
    <w:name w:val="Heading 4 Char"/>
    <w:link w:val="Heading4"/>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51240"/>
    <w:pPr>
      <w:ind w:left="720"/>
      <w:contextualSpacing/>
    </w:pPr>
  </w:style>
  <w:style w:type="paragraph" w:styleId="TOCHeading">
    <w:name w:val="TOC Heading"/>
    <w:basedOn w:val="Heading1"/>
    <w:next w:val="Normal"/>
    <w:uiPriority w:val="39"/>
    <w:unhideWhenUsed/>
    <w:qFormat/>
    <w:rsid w:val="00937C77"/>
    <w:pPr>
      <w:spacing w:before="240" w:after="0"/>
      <w:ind w:left="0"/>
      <w:jc w:val="left"/>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937C77"/>
    <w:pPr>
      <w:spacing w:after="100"/>
      <w:ind w:left="0"/>
    </w:pPr>
  </w:style>
  <w:style w:type="character" w:styleId="Hyperlink">
    <w:name w:val="Hyperlink"/>
    <w:basedOn w:val="DefaultParagraphFont"/>
    <w:uiPriority w:val="99"/>
    <w:unhideWhenUsed/>
    <w:rsid w:val="00937C77"/>
    <w:rPr>
      <w:color w:val="467886" w:themeColor="hyperlink"/>
      <w:u w:val="single"/>
    </w:rPr>
  </w:style>
  <w:style w:type="paragraph" w:styleId="Footer">
    <w:name w:val="footer"/>
    <w:basedOn w:val="Normal"/>
    <w:link w:val="FooterChar"/>
    <w:uiPriority w:val="99"/>
    <w:unhideWhenUsed/>
    <w:rsid w:val="001D0096"/>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1D0096"/>
    <w:rPr>
      <w:rFonts w:cs="Times New Roman"/>
      <w:kern w:val="0"/>
      <w:sz w:val="22"/>
      <w:szCs w:val="22"/>
      <w:lang w:val="en-US" w:eastAsia="en-US"/>
      <w14:ligatures w14:val="none"/>
    </w:rPr>
  </w:style>
  <w:style w:type="table" w:styleId="TableGrid0">
    <w:name w:val="Table Grid"/>
    <w:basedOn w:val="TableNormal"/>
    <w:uiPriority w:val="39"/>
    <w:rsid w:val="00DE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72E4"/>
    <w:rPr>
      <w:color w:val="605E5C"/>
      <w:shd w:val="clear" w:color="auto" w:fill="E1DFDD"/>
    </w:rPr>
  </w:style>
  <w:style w:type="paragraph" w:styleId="Header">
    <w:name w:val="header"/>
    <w:basedOn w:val="Normal"/>
    <w:link w:val="HeaderChar"/>
    <w:uiPriority w:val="99"/>
    <w:semiHidden/>
    <w:unhideWhenUsed/>
    <w:rsid w:val="009E5B5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E5B58"/>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en.wikipedia.org/wiki/Data-flow_diagram" TargetMode="External"/><Relationship Id="rId3" Type="http://schemas.openxmlformats.org/officeDocument/2006/relationships/styles" Target="styles.xml"/><Relationship Id="rId21" Type="http://schemas.openxmlformats.org/officeDocument/2006/relationships/hyperlink" Target="https://ai.google"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www.geeksforgeeks.org/c-plus-plus/" TargetMode="External"/><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linkedin.com/company/infosys?utm_source=chatgpt.com"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mheducation.co.in" TargetMode="External"/><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isocpp.org" TargetMode="External"/><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hyperlink" Target="https://www.infosys.com?utm_source=chatgpt.com" TargetMode="Externa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linkedin.com/company/google" TargetMode="External"/><Relationship Id="rId27" Type="http://schemas.openxmlformats.org/officeDocument/2006/relationships/hyperlink" Target="https://en.wikipedia.org/wiki/Entity%E2%80%93relationship_model" TargetMode="External"/><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D3560-7E76-456B-8613-31309CBD5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3662</Words>
  <Characters>20877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Microsoft Word - PROJECT REPORT (1)</vt:lpstr>
    </vt:vector>
  </TitlesOfParts>
  <Company/>
  <LinksUpToDate>false</LinksUpToDate>
  <CharactersWithSpaces>24491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REPORT (1)</dc:title>
  <dc:subject/>
  <dc:creator>Obito Uchiha</dc:creator>
  <cp:keywords/>
  <cp:lastModifiedBy>Akanksha Yadav</cp:lastModifiedBy>
  <cp:revision>2</cp:revision>
  <cp:lastPrinted>2026-05-06T09:32:00Z</cp:lastPrinted>
  <dcterms:created xsi:type="dcterms:W3CDTF">2026-05-19T08:10:00Z</dcterms:created>
  <dcterms:modified xsi:type="dcterms:W3CDTF">2026-05-19T08:10:00Z</dcterms:modified>
</cp:coreProperties>
</file>